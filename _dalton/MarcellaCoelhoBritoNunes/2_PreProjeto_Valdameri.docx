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87"/>
        <w:gridCol w:w="3685"/>
      </w:tblGrid>
      <w:tr w:rsidR="00F0030C" w14:paraId="16A1172A" w14:textId="77777777" w:rsidTr="008F7CE2">
        <w:tc>
          <w:tcPr>
            <w:tcW w:w="9072" w:type="dxa"/>
            <w:gridSpan w:val="2"/>
            <w:shd w:val="clear" w:color="auto" w:fill="auto"/>
          </w:tcPr>
          <w:p w14:paraId="27F900D1" w14:textId="77777777" w:rsidR="00F0030C" w:rsidRDefault="00F0030C">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69160EAA" w14:textId="77777777" w:rsidTr="008F7CE2">
        <w:tc>
          <w:tcPr>
            <w:tcW w:w="5387" w:type="dxa"/>
            <w:shd w:val="clear" w:color="auto" w:fill="auto"/>
          </w:tcPr>
          <w:p w14:paraId="3D025371" w14:textId="7EDAFFCD" w:rsidR="00F0030C" w:rsidRPr="003C5262" w:rsidRDefault="00F0030C">
            <w:pPr>
              <w:pStyle w:val="Cabealho"/>
              <w:tabs>
                <w:tab w:val="clear" w:pos="8640"/>
                <w:tab w:val="right" w:pos="8931"/>
              </w:tabs>
              <w:ind w:right="141"/>
            </w:pPr>
            <w:r>
              <w:rPr>
                <w:rStyle w:val="Nmerodepgina"/>
              </w:rPr>
              <w:t xml:space="preserve">(  </w:t>
            </w:r>
            <w:r w:rsidR="0020407D">
              <w:rPr>
                <w:rStyle w:val="Nmerodepgina"/>
              </w:rPr>
              <w:t>X</w:t>
            </w:r>
            <w:r>
              <w:rPr>
                <w:rStyle w:val="Nmerodepgina"/>
              </w:rPr>
              <w:t xml:space="preserve">  ) PRÉ-PROJETO     (</w:t>
            </w:r>
            <w:r>
              <w:t xml:space="preserve">     ) </w:t>
            </w:r>
            <w:r>
              <w:rPr>
                <w:rStyle w:val="Nmerodepgina"/>
              </w:rPr>
              <w:t xml:space="preserve">PROJETO </w:t>
            </w:r>
          </w:p>
        </w:tc>
        <w:tc>
          <w:tcPr>
            <w:tcW w:w="3685" w:type="dxa"/>
            <w:shd w:val="clear" w:color="auto" w:fill="auto"/>
          </w:tcPr>
          <w:p w14:paraId="1D47DDD6" w14:textId="1835FDB9" w:rsidR="00F0030C" w:rsidRDefault="00F0030C">
            <w:pPr>
              <w:pStyle w:val="Cabealho"/>
              <w:tabs>
                <w:tab w:val="clear" w:pos="8640"/>
                <w:tab w:val="right" w:pos="8931"/>
              </w:tabs>
              <w:ind w:right="141"/>
              <w:rPr>
                <w:rStyle w:val="Nmerodepgina"/>
              </w:rPr>
            </w:pPr>
            <w:r>
              <w:rPr>
                <w:rStyle w:val="Nmerodepgina"/>
              </w:rPr>
              <w:t xml:space="preserve">ANO/SEMESTRE: </w:t>
            </w:r>
            <w:r w:rsidR="002F6021">
              <w:rPr>
                <w:rStyle w:val="Nmerodepgina"/>
              </w:rPr>
              <w:t>202</w:t>
            </w:r>
            <w:r w:rsidR="002C15E3">
              <w:rPr>
                <w:rStyle w:val="Nmerodepgina"/>
              </w:rPr>
              <w:t>4/1</w:t>
            </w:r>
          </w:p>
        </w:tc>
      </w:tr>
    </w:tbl>
    <w:p w14:paraId="0E3D8B3E" w14:textId="77777777" w:rsidR="00F0030C" w:rsidRDefault="00F0030C" w:rsidP="001E682E">
      <w:pPr>
        <w:pStyle w:val="TF-TTULO"/>
      </w:pPr>
    </w:p>
    <w:p w14:paraId="6A138A2F" w14:textId="6AA2A90D" w:rsidR="002B0EDC" w:rsidRPr="00B00E04" w:rsidRDefault="002C15E3" w:rsidP="001E682E">
      <w:pPr>
        <w:pStyle w:val="TF-TTULO"/>
      </w:pPr>
      <w:r>
        <w:t>ARcorp explore: um aplicativo de realidade aumentada para ensino de anatomia humana</w:t>
      </w:r>
    </w:p>
    <w:p w14:paraId="0AA923EA" w14:textId="6A2870CE" w:rsidR="001E682E" w:rsidRDefault="002C15E3" w:rsidP="00752038">
      <w:pPr>
        <w:pStyle w:val="TF-AUTOR0"/>
      </w:pPr>
      <w:r>
        <w:t>Marcella Coelho Brito Nunes</w:t>
      </w:r>
    </w:p>
    <w:p w14:paraId="6DADD049" w14:textId="3F8233DE" w:rsidR="001E682E" w:rsidRDefault="001E682E" w:rsidP="00FC6E76">
      <w:pPr>
        <w:pStyle w:val="TF-AUTOR0"/>
      </w:pPr>
      <w:r>
        <w:t xml:space="preserve">Prof. </w:t>
      </w:r>
      <w:r w:rsidR="002C15E3">
        <w:t>Dalton Solano dos Reis</w:t>
      </w:r>
      <w:r w:rsidR="001B1036">
        <w:t xml:space="preserve"> - Orientador</w:t>
      </w:r>
    </w:p>
    <w:p w14:paraId="401C6CA4" w14:textId="207652DB" w:rsidR="00F255FC"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6FF6E5AD" w14:textId="5004B1A4" w:rsidR="00DA4461" w:rsidRDefault="00DA4461" w:rsidP="00DA4461">
      <w:pPr>
        <w:pStyle w:val="TF-TEXTO"/>
      </w:pPr>
      <w:r>
        <w:t xml:space="preserve">Os métodos tradicionais de ensino estão passando por mudanças com o advento das </w:t>
      </w:r>
      <w:r w:rsidR="001B1036">
        <w:t>T</w:t>
      </w:r>
      <w:r>
        <w:t xml:space="preserve">ecnologias de </w:t>
      </w:r>
      <w:r w:rsidR="001B1036">
        <w:t>I</w:t>
      </w:r>
      <w:r>
        <w:t xml:space="preserve">nformação e </w:t>
      </w:r>
      <w:r w:rsidR="001B1036">
        <w:t>C</w:t>
      </w:r>
      <w:r>
        <w:t xml:space="preserve">omunicação (TIC). Os recursos digitais podem auxiliar de várias maneiras o processo de ensino e aprendizagem. Dentre as TICs, a realidade aumentada vem mostrando-se promissora, tendo um grande potencial de utilização no âmbito educacional (LOPES </w:t>
      </w:r>
      <w:r w:rsidRPr="00AF1367">
        <w:rPr>
          <w:i/>
          <w:iCs/>
        </w:rPr>
        <w:t>et.al.,</w:t>
      </w:r>
      <w:r w:rsidR="00AF1367">
        <w:t xml:space="preserve"> </w:t>
      </w:r>
      <w:r>
        <w:t>2019).</w:t>
      </w:r>
    </w:p>
    <w:p w14:paraId="4CFEB766" w14:textId="77777777" w:rsidR="001A1824" w:rsidRDefault="00DA4461" w:rsidP="00DA4461">
      <w:pPr>
        <w:pStyle w:val="TF-TEXTO"/>
        <w:rPr>
          <w:color w:val="000000"/>
        </w:rPr>
      </w:pPr>
      <w:r>
        <w:t xml:space="preserve">A realidade aumentada complementa o mundo real com componentes virtuais proporcionando aos alunos um alto nível de interatividade, com isso promove maior engajamento pois permite experiências dentro e fora da sala de aula (LOPES </w:t>
      </w:r>
      <w:r w:rsidRPr="001B1036">
        <w:rPr>
          <w:i/>
          <w:iCs/>
        </w:rPr>
        <w:t>et. al</w:t>
      </w:r>
      <w:r>
        <w:t>.,</w:t>
      </w:r>
      <w:r w:rsidR="00AF1367">
        <w:t xml:space="preserve"> </w:t>
      </w:r>
      <w:r>
        <w:t>2019).</w:t>
      </w:r>
      <w:r w:rsidR="00AF1367">
        <w:t xml:space="preserve"> </w:t>
      </w:r>
      <w:r w:rsidR="001A1824">
        <w:rPr>
          <w:color w:val="000000"/>
        </w:rPr>
        <w:t> Pelo seu potencial de interatividade e potencial para facilitar o processo de aprendizagem, esta tecnologia vem sendo usada como ferramenta por professores da área da saúde para o ensino de anatomia humana.</w:t>
      </w:r>
    </w:p>
    <w:p w14:paraId="618634F5" w14:textId="6F346B8E" w:rsidR="00290009" w:rsidRDefault="001A1824" w:rsidP="00DE75E3">
      <w:pPr>
        <w:pStyle w:val="NormalWeb"/>
        <w:spacing w:before="0" w:beforeAutospacing="0" w:after="120" w:afterAutospacing="0"/>
        <w:ind w:firstLine="680"/>
        <w:jc w:val="both"/>
        <w:rPr>
          <w:color w:val="000000"/>
          <w:sz w:val="20"/>
          <w:szCs w:val="20"/>
        </w:rPr>
      </w:pPr>
      <w:r>
        <w:rPr>
          <w:color w:val="000000"/>
          <w:sz w:val="20"/>
          <w:szCs w:val="20"/>
        </w:rPr>
        <w:t xml:space="preserve">A anatomia humana estuda as estruturas do corpo e é uma disciplina básica para todos os </w:t>
      </w:r>
      <w:commentRangeStart w:id="9"/>
      <w:r>
        <w:rPr>
          <w:color w:val="000000"/>
          <w:sz w:val="20"/>
          <w:szCs w:val="20"/>
        </w:rPr>
        <w:t>alunos</w:t>
      </w:r>
      <w:commentRangeEnd w:id="9"/>
      <w:r w:rsidR="006439CF">
        <w:rPr>
          <w:rStyle w:val="Refdecomentrio"/>
        </w:rPr>
        <w:commentReference w:id="9"/>
      </w:r>
      <w:r>
        <w:rPr>
          <w:color w:val="000000"/>
          <w:sz w:val="20"/>
          <w:szCs w:val="20"/>
        </w:rPr>
        <w:t xml:space="preserve"> da área da saúde. Nela aprende-se sobre a forma e localização dos órgãos do corpo humano e faz a relação com suas funções (COSTA</w:t>
      </w:r>
      <w:r w:rsidR="00A72287">
        <w:rPr>
          <w:color w:val="000000"/>
          <w:sz w:val="20"/>
          <w:szCs w:val="20"/>
        </w:rPr>
        <w:t>;LINS</w:t>
      </w:r>
      <w:r>
        <w:rPr>
          <w:color w:val="000000"/>
          <w:sz w:val="20"/>
          <w:szCs w:val="20"/>
        </w:rPr>
        <w:t xml:space="preserve">, 2012). </w:t>
      </w:r>
      <w:r w:rsidR="00EE0763">
        <w:rPr>
          <w:color w:val="000000"/>
          <w:sz w:val="20"/>
          <w:szCs w:val="20"/>
        </w:rPr>
        <w:t>A</w:t>
      </w:r>
      <w:r w:rsidR="00DE75E3">
        <w:rPr>
          <w:color w:val="000000"/>
          <w:sz w:val="20"/>
          <w:szCs w:val="20"/>
        </w:rPr>
        <w:t xml:space="preserve"> Figura 1 </w:t>
      </w:r>
      <w:r w:rsidR="00EE0763">
        <w:rPr>
          <w:color w:val="000000"/>
          <w:sz w:val="20"/>
          <w:szCs w:val="20"/>
        </w:rPr>
        <w:t>mostra</w:t>
      </w:r>
      <w:r w:rsidR="00DE75E3">
        <w:rPr>
          <w:color w:val="000000"/>
          <w:sz w:val="20"/>
          <w:szCs w:val="20"/>
        </w:rPr>
        <w:t xml:space="preserve"> o exemplo de um boneco que é utilizado em grande parte dos laboratórios de anatomia humana para o ensino dos órgãos do corpo humano. </w:t>
      </w:r>
    </w:p>
    <w:p w14:paraId="145FD129" w14:textId="73408D57" w:rsidR="00290009" w:rsidRDefault="00290009" w:rsidP="00290009">
      <w:pPr>
        <w:pStyle w:val="TF-LEGENDA"/>
      </w:pPr>
      <w:r>
        <w:t xml:space="preserve">Figura 1. </w:t>
      </w:r>
      <w:r w:rsidR="00DE75E3">
        <w:t xml:space="preserve">Torso Humano </w:t>
      </w:r>
    </w:p>
    <w:p w14:paraId="0D186440" w14:textId="5E60E686" w:rsidR="00290009" w:rsidRDefault="00290009" w:rsidP="00290009">
      <w:pPr>
        <w:pStyle w:val="TF-FIGURA"/>
        <w:rPr>
          <w:sz w:val="24"/>
          <w:szCs w:val="24"/>
        </w:rPr>
      </w:pPr>
      <w:r>
        <w:rPr>
          <w:noProof/>
        </w:rPr>
        <w:drawing>
          <wp:inline distT="0" distB="0" distL="0" distR="0" wp14:anchorId="46789000" wp14:editId="5BBFB105">
            <wp:extent cx="3362103" cy="3508588"/>
            <wp:effectExtent l="0" t="0" r="0" b="0"/>
            <wp:docPr id="106797652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76526" name="Imagem 1" descr="Diagrama&#10;&#10;Descrição gerada automaticamente"/>
                    <pic:cNvPicPr/>
                  </pic:nvPicPr>
                  <pic:blipFill>
                    <a:blip r:embed="rId15"/>
                    <a:stretch>
                      <a:fillRect/>
                    </a:stretch>
                  </pic:blipFill>
                  <pic:spPr>
                    <a:xfrm>
                      <a:off x="0" y="0"/>
                      <a:ext cx="3368322" cy="3515078"/>
                    </a:xfrm>
                    <a:prstGeom prst="rect">
                      <a:avLst/>
                    </a:prstGeom>
                  </pic:spPr>
                </pic:pic>
              </a:graphicData>
            </a:graphic>
          </wp:inline>
        </w:drawing>
      </w:r>
    </w:p>
    <w:p w14:paraId="2DB75E57" w14:textId="2FB9FCE1" w:rsidR="00290009" w:rsidRPr="00873F69" w:rsidRDefault="00290009" w:rsidP="00873F69">
      <w:pPr>
        <w:pStyle w:val="TF-FONTE"/>
      </w:pPr>
      <w:r>
        <w:t xml:space="preserve">Fonte: </w:t>
      </w:r>
      <w:r w:rsidR="00DE75E3">
        <w:t xml:space="preserve">Roster </w:t>
      </w:r>
      <w:r w:rsidR="00DE75E3" w:rsidRPr="00B638AB">
        <w:t>Equipamentos</w:t>
      </w:r>
      <w:r w:rsidR="00DE75E3">
        <w:t xml:space="preserve"> Laboratoriais.</w:t>
      </w:r>
    </w:p>
    <w:p w14:paraId="6354173F" w14:textId="156B1D0D" w:rsidR="001A1824" w:rsidRDefault="00290009" w:rsidP="00EE0763">
      <w:pPr>
        <w:pStyle w:val="NormalWeb"/>
        <w:spacing w:before="0" w:beforeAutospacing="0" w:after="120" w:afterAutospacing="0"/>
        <w:ind w:firstLine="680"/>
        <w:jc w:val="both"/>
      </w:pPr>
      <w:commentRangeStart w:id="10"/>
      <w:r>
        <w:rPr>
          <w:color w:val="000000"/>
          <w:sz w:val="20"/>
          <w:szCs w:val="20"/>
        </w:rPr>
        <w:t xml:space="preserve">A realidade aumentada possibilita a visualização de cada órgão e sua localização nos organismos sem a necessidade de cortes físicos, se apresentando como uma grande aliada no estudo teórico desta disciplina. </w:t>
      </w:r>
      <w:r w:rsidR="001A1824">
        <w:rPr>
          <w:color w:val="000000"/>
          <w:sz w:val="20"/>
          <w:szCs w:val="20"/>
        </w:rPr>
        <w:t>A ferramenta é inovadora, ao criar interesse nas gerações mais jovens, acostumadas com uso constante da tecnologia no cotidiano, já que tradicionalmente o conteúdo de anatomia humana é ensinada em formato 2D, através de livros, e na prática laboratorial. Além disso, experiência 3D oferece a possibilidade de acesso ao aplicativo de qualquer lugar e com isso se torna um método de aprendizado mais acessível a alunos de camadas sociais menos abastadas, proporcionando a democratização da educação com um ensino dinâmico e envolvente.</w:t>
      </w:r>
      <w:commentRangeEnd w:id="10"/>
      <w:r w:rsidR="00457294">
        <w:rPr>
          <w:rStyle w:val="Refdecomentrio"/>
        </w:rPr>
        <w:commentReference w:id="10"/>
      </w:r>
    </w:p>
    <w:p w14:paraId="086E8F37" w14:textId="5EAA1869" w:rsidR="00DA4461" w:rsidRPr="00DA4461" w:rsidRDefault="00DA4461" w:rsidP="00DA4461">
      <w:pPr>
        <w:pStyle w:val="TF-TEXTO"/>
      </w:pPr>
      <w:r>
        <w:t xml:space="preserve">Diante do exposto, </w:t>
      </w:r>
      <w:r w:rsidR="001B1036">
        <w:t>justifica</w:t>
      </w:r>
      <w:r>
        <w:t xml:space="preserve"> o desenvolvimento de tecnologias que possibilitem formas mais interativas de conhecimento, onde os alunos possam utilizar metodologias ativas de aprendizado e possam construir o </w:t>
      </w:r>
      <w:r>
        <w:lastRenderedPageBreak/>
        <w:t>conhecimento de uma maneira mais dinâmica. Com isso esse projeto propõe o desenvolvimento de um aplicativo de realidade aumentada para o ensino de anatomia humana.</w:t>
      </w:r>
    </w:p>
    <w:p w14:paraId="4DEEAE1F" w14:textId="5E16B1E1" w:rsidR="00F255FC" w:rsidRPr="00837A1B" w:rsidRDefault="00F255FC" w:rsidP="00A10E01">
      <w:pPr>
        <w:pStyle w:val="Ttulo2"/>
      </w:pPr>
      <w:bookmarkStart w:id="11" w:name="_Toc419598576"/>
      <w:bookmarkStart w:id="12" w:name="_Toc420721317"/>
      <w:bookmarkStart w:id="13" w:name="_Toc420721467"/>
      <w:bookmarkStart w:id="14" w:name="_Toc420721562"/>
      <w:bookmarkStart w:id="15" w:name="_Toc420721768"/>
      <w:bookmarkStart w:id="16" w:name="_Toc420723209"/>
      <w:bookmarkStart w:id="17" w:name="_Toc482682370"/>
      <w:bookmarkStart w:id="18" w:name="_Toc54164904"/>
      <w:bookmarkStart w:id="19" w:name="_Toc54165664"/>
      <w:bookmarkStart w:id="20" w:name="_Toc54169316"/>
      <w:bookmarkStart w:id="21" w:name="_Toc96347426"/>
      <w:bookmarkStart w:id="22" w:name="_Toc96357710"/>
      <w:bookmarkStart w:id="23" w:name="_Toc96491850"/>
      <w:bookmarkStart w:id="24" w:name="_Toc411603090"/>
      <w:r w:rsidRPr="00837A1B">
        <w:t>OBJETIVOS</w:t>
      </w:r>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34808E86" w14:textId="1553C826" w:rsidR="00471954" w:rsidRPr="00837A1B" w:rsidRDefault="00471954" w:rsidP="00C35E57">
      <w:pPr>
        <w:pStyle w:val="TF-TEXTO"/>
      </w:pPr>
      <w:r w:rsidRPr="00837A1B">
        <w:t>O objetivo deste trabalho é disponibilizar um aplicativo de realidade aumentada para ensino de anatomia humana.</w:t>
      </w:r>
    </w:p>
    <w:p w14:paraId="4454C33F" w14:textId="77777777" w:rsidR="00C35E57" w:rsidRPr="00837A1B" w:rsidRDefault="00C35E57" w:rsidP="00C35E57">
      <w:pPr>
        <w:pStyle w:val="TF-TEXTO"/>
      </w:pPr>
      <w:r w:rsidRPr="00837A1B">
        <w:t>Os objetivos específicos são:</w:t>
      </w:r>
    </w:p>
    <w:p w14:paraId="02D3204E" w14:textId="4F1A7C70" w:rsidR="00C35E57" w:rsidRPr="00837A1B" w:rsidRDefault="00471954" w:rsidP="00C35E57">
      <w:pPr>
        <w:pStyle w:val="TF-ALNEA"/>
      </w:pPr>
      <w:r w:rsidRPr="00837A1B">
        <w:t>criar objetos 3D dos órgãos humanos;</w:t>
      </w:r>
    </w:p>
    <w:p w14:paraId="1C4A5776" w14:textId="139C5218" w:rsidR="00C35E57" w:rsidRPr="00837A1B" w:rsidRDefault="00471954" w:rsidP="001A1824">
      <w:pPr>
        <w:pStyle w:val="TF-ALNEA"/>
      </w:pPr>
      <w:r w:rsidRPr="00837A1B">
        <w:t xml:space="preserve">aplicar instruções </w:t>
      </w:r>
      <w:r w:rsidR="001A1824">
        <w:t xml:space="preserve">virtuais </w:t>
      </w:r>
      <w:r w:rsidRPr="00837A1B">
        <w:t xml:space="preserve">a cada órgão </w:t>
      </w:r>
      <w:r w:rsidR="001A1824">
        <w:t>selecionado</w:t>
      </w:r>
      <w:r w:rsidRPr="00837A1B">
        <w:t>;</w:t>
      </w:r>
    </w:p>
    <w:p w14:paraId="18E3F42F" w14:textId="29E0A88A" w:rsidR="00471954" w:rsidRPr="00837A1B" w:rsidRDefault="00471954" w:rsidP="00471954">
      <w:pPr>
        <w:pStyle w:val="TF-ALNEA"/>
      </w:pPr>
      <w:r w:rsidRPr="00837A1B">
        <w:t xml:space="preserve">disponibilizar um método funcional e tecnológico </w:t>
      </w:r>
      <w:r w:rsidR="001A1824">
        <w:t>para auxiliar o</w:t>
      </w:r>
      <w:r w:rsidRPr="00837A1B">
        <w:t xml:space="preserve"> ensino-apre</w:t>
      </w:r>
      <w:r w:rsidR="006B5A98" w:rsidRPr="00837A1B">
        <w:t>n</w:t>
      </w:r>
      <w:r w:rsidRPr="00837A1B">
        <w:t>dizagem</w:t>
      </w:r>
      <w:r w:rsidR="00E32400">
        <w:t>.</w:t>
      </w:r>
    </w:p>
    <w:p w14:paraId="6B0A09B4" w14:textId="77777777" w:rsidR="00A44581" w:rsidRDefault="00A44581" w:rsidP="00424AD5">
      <w:pPr>
        <w:pStyle w:val="Ttulo1"/>
      </w:pPr>
      <w:bookmarkStart w:id="25" w:name="_Toc419598587"/>
      <w:r>
        <w:t xml:space="preserve">trabalhos </w:t>
      </w:r>
      <w:r w:rsidRPr="00FC4A9F">
        <w:t>correlatos</w:t>
      </w:r>
    </w:p>
    <w:p w14:paraId="4002802A" w14:textId="55B43970" w:rsidR="00870802" w:rsidRPr="00837A1B" w:rsidRDefault="00DC3982" w:rsidP="00837A1B">
      <w:pPr>
        <w:pStyle w:val="TF-TEXTO"/>
      </w:pPr>
      <w:r w:rsidRPr="00837A1B">
        <w:t>N</w:t>
      </w:r>
      <w:r w:rsidR="001B1036">
        <w:t>esta seção se apresenta</w:t>
      </w:r>
      <w:ins w:id="26" w:author="Alexander Roberto Valdameri" w:date="2024-05-16T11:52:00Z">
        <w:r w:rsidR="00575B4F">
          <w:t>m</w:t>
        </w:r>
      </w:ins>
      <w:r w:rsidRPr="00837A1B">
        <w:t xml:space="preserve"> três trabalhos que possuem temas semelhantes ao proposto </w:t>
      </w:r>
      <w:r w:rsidR="001B1036">
        <w:t>neste projeto</w:t>
      </w:r>
      <w:r w:rsidRPr="00837A1B">
        <w:t xml:space="preserve">. A </w:t>
      </w:r>
      <w:r w:rsidR="001B1036">
        <w:t>sub</w:t>
      </w:r>
      <w:r w:rsidRPr="00837A1B">
        <w:t>s</w:t>
      </w:r>
      <w:r w:rsidR="001B1036">
        <w:t>e</w:t>
      </w:r>
      <w:r w:rsidRPr="00837A1B">
        <w:t>ção 2.1 apresenta o desenvolvimento de um aplicativo para ensino de anatomia humana onde os alunos t</w:t>
      </w:r>
      <w:r w:rsidR="00837A1B" w:rsidRPr="00837A1B">
        <w:t>ê</w:t>
      </w:r>
      <w:r w:rsidRPr="00837A1B">
        <w:t xml:space="preserve">m a possibilidade de visualização 3D de seis órgãos </w:t>
      </w:r>
      <w:r w:rsidR="00A72287">
        <w:t>(ABDULLAH;ROKMAIN,2023</w:t>
      </w:r>
      <w:r w:rsidRPr="00837A1B">
        <w:t xml:space="preserve">). Já na </w:t>
      </w:r>
      <w:r w:rsidR="001B1036">
        <w:t>sub</w:t>
      </w:r>
      <w:r w:rsidRPr="00837A1B">
        <w:t xml:space="preserve">seção 2.2 </w:t>
      </w:r>
      <w:r w:rsidR="00837A1B" w:rsidRPr="00837A1B">
        <w:t>mostra</w:t>
      </w:r>
      <w:r w:rsidRPr="00837A1B">
        <w:t xml:space="preserve"> uma proposta de ensino dos ossos do esqueleto de uma maneira 3D, onde envolve realidade aumentada (HOSSAIN</w:t>
      </w:r>
      <w:r w:rsidR="00A72287">
        <w:t xml:space="preserve"> </w:t>
      </w:r>
      <w:r w:rsidR="00A72287" w:rsidRPr="00A72287">
        <w:rPr>
          <w:i/>
          <w:iCs/>
        </w:rPr>
        <w:t>et al.</w:t>
      </w:r>
      <w:r w:rsidRPr="00A72287">
        <w:rPr>
          <w:i/>
          <w:iCs/>
        </w:rPr>
        <w:t>,</w:t>
      </w:r>
      <w:r w:rsidR="00AF1367">
        <w:t xml:space="preserve"> </w:t>
      </w:r>
      <w:r w:rsidRPr="00837A1B">
        <w:t>2021).</w:t>
      </w:r>
      <w:r w:rsidR="00837A1B" w:rsidRPr="00837A1B">
        <w:t xml:space="preserve"> </w:t>
      </w:r>
      <w:r w:rsidR="00A10E01" w:rsidRPr="00A10E01">
        <w:t xml:space="preserve">Na </w:t>
      </w:r>
      <w:r w:rsidR="001B1036">
        <w:t>sub</w:t>
      </w:r>
      <w:r w:rsidR="001A1824">
        <w:t>s</w:t>
      </w:r>
      <w:r w:rsidR="00A10E01" w:rsidRPr="00A10E01">
        <w:t xml:space="preserve">eção 2.3 </w:t>
      </w:r>
      <w:r w:rsidR="001B1036">
        <w:t xml:space="preserve">se </w:t>
      </w:r>
      <w:r w:rsidR="00A10E01" w:rsidRPr="00A10E01">
        <w:t>apresenta o aplicativo VIRTUAL-TEE</w:t>
      </w:r>
      <w:r w:rsidR="001A1824">
        <w:t xml:space="preserve"> (CURISCOPE, 2016)</w:t>
      </w:r>
      <w:r w:rsidR="00A10E01" w:rsidRPr="00A10E01">
        <w:t xml:space="preserve"> que utiliza a técnica de marcadores através de uma camisa para proporcionar o ensino de anatomia humana.</w:t>
      </w:r>
    </w:p>
    <w:p w14:paraId="3AFBACAA" w14:textId="2EF1DB81" w:rsidR="00A44581" w:rsidRPr="00873F69" w:rsidRDefault="00115A97" w:rsidP="00A10E01">
      <w:pPr>
        <w:pStyle w:val="Ttulo2"/>
        <w:rPr>
          <w:lang w:val="en-US"/>
        </w:rPr>
      </w:pPr>
      <w:r w:rsidRPr="00873F69">
        <w:rPr>
          <w:lang w:val="en-US"/>
        </w:rPr>
        <w:t>Learning Human Anatomy Using Augmented Reality Mobile Application</w:t>
      </w:r>
    </w:p>
    <w:p w14:paraId="39D9046A" w14:textId="0D50A392" w:rsidR="009603E6" w:rsidRPr="00837A1B" w:rsidRDefault="00626858" w:rsidP="009C771C">
      <w:pPr>
        <w:pStyle w:val="TF-TEXTO"/>
      </w:pPr>
      <w:r w:rsidRPr="00837A1B">
        <w:t xml:space="preserve">A proposta de </w:t>
      </w:r>
      <w:r w:rsidR="009603E6" w:rsidRPr="00837A1B">
        <w:t>Abdullah</w:t>
      </w:r>
      <w:r w:rsidR="009C771C">
        <w:t xml:space="preserve"> e Rokmain</w:t>
      </w:r>
      <w:r w:rsidR="001B1036">
        <w:t xml:space="preserve"> (2023)</w:t>
      </w:r>
      <w:r w:rsidR="0042653D" w:rsidRPr="00837A1B">
        <w:t xml:space="preserve"> </w:t>
      </w:r>
      <w:r w:rsidRPr="00837A1B">
        <w:t xml:space="preserve">foi desenvolver um aplicativo para ensino de anatomia humana para estudantes da área da saúde da Malásia desenvolverem seus conhecimentos de uma maneira mais interativa. </w:t>
      </w:r>
      <w:r w:rsidR="001B1036">
        <w:t>Abdullah</w:t>
      </w:r>
      <w:r w:rsidR="009C771C">
        <w:t xml:space="preserve"> e Rokmain</w:t>
      </w:r>
      <w:r w:rsidR="001B1036">
        <w:t xml:space="preserve"> (2023)</w:t>
      </w:r>
      <w:r w:rsidRPr="00837A1B">
        <w:t xml:space="preserve"> </w:t>
      </w:r>
      <w:r w:rsidR="009603E6" w:rsidRPr="00837A1B">
        <w:t xml:space="preserve">desenvolveu um aplicativo de realidade aumentada </w:t>
      </w:r>
      <w:r w:rsidR="00D220DB" w:rsidRPr="00837A1B">
        <w:t xml:space="preserve">baseado em marcadores </w:t>
      </w:r>
      <w:r w:rsidR="009603E6" w:rsidRPr="00837A1B">
        <w:t>segundo o ciclo de vida de desenvolvimento de aplicativos m</w:t>
      </w:r>
      <w:r w:rsidR="00837052" w:rsidRPr="00837A1B">
        <w:t>ó</w:t>
      </w:r>
      <w:r w:rsidR="009603E6" w:rsidRPr="00837A1B">
        <w:t xml:space="preserve">veis. </w:t>
      </w:r>
    </w:p>
    <w:p w14:paraId="641BD4B1" w14:textId="0A97F738" w:rsidR="00A44581" w:rsidRDefault="001A1824" w:rsidP="00AF1367">
      <w:pPr>
        <w:pStyle w:val="TF-TEXTO"/>
      </w:pPr>
      <w:r>
        <w:t>Foi utilizado o motor de jogos Unity para o desenvolvimento do aplicativo na plataforma Android junto com o Vuforia para definir os marcadores de realidade aumentada.</w:t>
      </w:r>
      <w:r w:rsidR="00D220DB" w:rsidRPr="00837A1B">
        <w:t xml:space="preserve"> </w:t>
      </w:r>
      <w:r w:rsidR="009603E6" w:rsidRPr="00837A1B">
        <w:t xml:space="preserve">Foram criadas </w:t>
      </w:r>
      <w:r>
        <w:t>seis</w:t>
      </w:r>
      <w:r w:rsidR="009603E6" w:rsidRPr="00837A1B">
        <w:t xml:space="preserve"> telas com informações dos </w:t>
      </w:r>
      <w:r w:rsidR="005009C4" w:rsidRPr="00837A1B">
        <w:t>órgãos (ABDULLAH</w:t>
      </w:r>
      <w:r w:rsidR="00A72287">
        <w:t xml:space="preserve">; </w:t>
      </w:r>
      <w:r w:rsidR="009C771C">
        <w:t>ROKMAIN</w:t>
      </w:r>
      <w:r w:rsidR="005009C4" w:rsidRPr="00837A1B">
        <w:t>,</w:t>
      </w:r>
      <w:r w:rsidR="00AF1367">
        <w:t xml:space="preserve"> </w:t>
      </w:r>
      <w:r w:rsidR="005009C4" w:rsidRPr="00837A1B">
        <w:t>2023)</w:t>
      </w:r>
      <w:r w:rsidR="009603E6" w:rsidRPr="00837A1B">
        <w:t>.</w:t>
      </w:r>
      <w:r w:rsidR="00AF1367">
        <w:t xml:space="preserve"> </w:t>
      </w:r>
      <w:r w:rsidR="009603E6" w:rsidRPr="00837A1B">
        <w:t>O aplicativo atendeu</w:t>
      </w:r>
      <w:r>
        <w:t xml:space="preserve"> as funções,</w:t>
      </w:r>
      <w:r w:rsidR="009603E6" w:rsidRPr="00837A1B">
        <w:t xml:space="preserve"> porém o escopo de </w:t>
      </w:r>
      <w:r>
        <w:t>ó</w:t>
      </w:r>
      <w:r w:rsidR="009603E6" w:rsidRPr="00837A1B">
        <w:t>rgãos pode ser melhorado e a interação com o usuário também, adicionando vídeos</w:t>
      </w:r>
      <w:r>
        <w:t xml:space="preserve"> e animações</w:t>
      </w:r>
      <w:r w:rsidR="009603E6" w:rsidRPr="00837A1B">
        <w:t xml:space="preserve"> relacionados à anatomia humana.</w:t>
      </w:r>
    </w:p>
    <w:p w14:paraId="622A0797" w14:textId="311D72A5" w:rsidR="00487A12" w:rsidRPr="00837A1B" w:rsidRDefault="00487A12" w:rsidP="00AF1367">
      <w:pPr>
        <w:pStyle w:val="TF-TEXTO"/>
      </w:pPr>
      <w:r>
        <w:t xml:space="preserve">Na Figura </w:t>
      </w:r>
      <w:r w:rsidR="00DE75E3">
        <w:t>2</w:t>
      </w:r>
      <w:r>
        <w:t xml:space="preserve"> </w:t>
      </w:r>
      <w:r w:rsidR="00A72287">
        <w:t>se tem</w:t>
      </w:r>
      <w:r>
        <w:t xml:space="preserve"> uma tela que exemplifica a aplicação. Nela</w:t>
      </w:r>
      <w:r w:rsidR="00A72287">
        <w:t xml:space="preserve"> se</w:t>
      </w:r>
      <w:r>
        <w:t xml:space="preserve"> consegue visualizar os órgãos como pulmão, coração, fígado, estômago, rins e pâncreas em 3D e seus respectivos quadros com os nomes e funções.</w:t>
      </w:r>
    </w:p>
    <w:p w14:paraId="6698A0A9" w14:textId="032774EE" w:rsidR="00DC3982" w:rsidRPr="0042653D" w:rsidRDefault="00DC3982" w:rsidP="00DC3982">
      <w:pPr>
        <w:pStyle w:val="TF-LEGENDA"/>
        <w:jc w:val="left"/>
      </w:pPr>
      <w:r>
        <w:t xml:space="preserve">                                                                    Figura </w:t>
      </w:r>
      <w:r w:rsidR="00DE75E3">
        <w:t>2</w:t>
      </w:r>
      <w:r>
        <w:t xml:space="preserve"> </w:t>
      </w:r>
      <w:r w:rsidRPr="00F3649F">
        <w:t>– Exemplo da aplicação</w:t>
      </w:r>
    </w:p>
    <w:p w14:paraId="1C89213B" w14:textId="20380AEA" w:rsidR="009603E6" w:rsidRDefault="009603E6" w:rsidP="00E32400">
      <w:pPr>
        <w:pStyle w:val="TF-FIGURA"/>
        <w:rPr>
          <w:rFonts w:ascii="Arial" w:hAnsi="Arial" w:cs="Arial"/>
          <w:sz w:val="24"/>
          <w:szCs w:val="24"/>
        </w:rPr>
      </w:pPr>
      <w:r>
        <w:rPr>
          <w:noProof/>
        </w:rPr>
        <w:drawing>
          <wp:inline distT="0" distB="0" distL="0" distR="0" wp14:anchorId="2107722D" wp14:editId="672B1A61">
            <wp:extent cx="2447710" cy="3759200"/>
            <wp:effectExtent l="0" t="0" r="0" b="0"/>
            <wp:docPr id="1774749084"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49084" name="Imagem 1" descr="Uma imagem contendo Interface gráfica do usuário&#10;&#10;Descrição gerada automaticamente"/>
                    <pic:cNvPicPr/>
                  </pic:nvPicPr>
                  <pic:blipFill>
                    <a:blip r:embed="rId16"/>
                    <a:stretch>
                      <a:fillRect/>
                    </a:stretch>
                  </pic:blipFill>
                  <pic:spPr>
                    <a:xfrm>
                      <a:off x="0" y="0"/>
                      <a:ext cx="2454862" cy="3770184"/>
                    </a:xfrm>
                    <a:prstGeom prst="rect">
                      <a:avLst/>
                    </a:prstGeom>
                  </pic:spPr>
                </pic:pic>
              </a:graphicData>
            </a:graphic>
          </wp:inline>
        </w:drawing>
      </w:r>
    </w:p>
    <w:p w14:paraId="7EE02296" w14:textId="4EA6E343" w:rsidR="00DC3982" w:rsidRPr="00E32400" w:rsidRDefault="00DC3982" w:rsidP="00E32400">
      <w:pPr>
        <w:pStyle w:val="TF-FONTE"/>
        <w:jc w:val="left"/>
      </w:pPr>
      <w:r>
        <w:t xml:space="preserve">                                                                            </w:t>
      </w:r>
      <w:r w:rsidRPr="00F3649F">
        <w:t xml:space="preserve">Fonte: </w:t>
      </w:r>
      <w:r w:rsidRPr="00DC3982">
        <w:rPr>
          <w:szCs w:val="18"/>
        </w:rPr>
        <w:t>Abdulla</w:t>
      </w:r>
      <w:r w:rsidR="009C771C">
        <w:rPr>
          <w:szCs w:val="18"/>
        </w:rPr>
        <w:t>h e Rokmain</w:t>
      </w:r>
      <w:r w:rsidRPr="00F3649F">
        <w:t>. (20</w:t>
      </w:r>
      <w:r>
        <w:t>23</w:t>
      </w:r>
      <w:r w:rsidRPr="00F3649F">
        <w:t>).</w:t>
      </w:r>
    </w:p>
    <w:p w14:paraId="1ABB6976" w14:textId="25E4ABAA" w:rsidR="00A44581" w:rsidRPr="00873F69" w:rsidRDefault="00115A97" w:rsidP="00A10E01">
      <w:pPr>
        <w:pStyle w:val="Ttulo2"/>
        <w:rPr>
          <w:lang w:val="en-US"/>
        </w:rPr>
      </w:pPr>
      <w:r w:rsidRPr="00873F69">
        <w:rPr>
          <w:lang w:val="en-US"/>
        </w:rPr>
        <w:lastRenderedPageBreak/>
        <w:t>Augmented Reality in Medical Education: AR Bones</w:t>
      </w:r>
    </w:p>
    <w:p w14:paraId="5A8DDC1E" w14:textId="3D6CEEDC" w:rsidR="008D32D3" w:rsidRPr="00837A1B" w:rsidRDefault="001B1036" w:rsidP="008D32D3">
      <w:pPr>
        <w:pStyle w:val="TF-TEXTO"/>
      </w:pPr>
      <w:r>
        <w:t>Este trabalho se propõe a</w:t>
      </w:r>
      <w:r w:rsidR="008D32D3" w:rsidRPr="00837A1B">
        <w:t xml:space="preserve"> desenvolver um aplicativo para os estudantes de um país subdesenvolvido </w:t>
      </w:r>
      <w:r>
        <w:t>aprenderem</w:t>
      </w:r>
      <w:r w:rsidR="008D32D3" w:rsidRPr="00837A1B">
        <w:t xml:space="preserve"> anatomia humana, mais especificamente o esqueleto. É um modo de auxiliar os estudantes a adquirirem conhecimentos básicos do corpo humano de uma maneira mais interativa</w:t>
      </w:r>
      <w:r>
        <w:t xml:space="preserve"> (HOSSAIN,</w:t>
      </w:r>
      <w:r w:rsidR="00AF1367">
        <w:t xml:space="preserve"> </w:t>
      </w:r>
      <w:r>
        <w:t>2021)</w:t>
      </w:r>
      <w:r w:rsidR="008D32D3" w:rsidRPr="00837A1B">
        <w:t>.</w:t>
      </w:r>
    </w:p>
    <w:p w14:paraId="2BAE09A0" w14:textId="5FCF89D5" w:rsidR="008D32D3" w:rsidRPr="00837A1B" w:rsidRDefault="008D32D3" w:rsidP="00AF1367">
      <w:pPr>
        <w:pStyle w:val="TF-TEXTO"/>
      </w:pPr>
      <w:r w:rsidRPr="00837A1B">
        <w:t xml:space="preserve">Com isso, foi desenvolvido um aplicativo </w:t>
      </w:r>
      <w:r w:rsidR="001B1036">
        <w:t xml:space="preserve">móvel </w:t>
      </w:r>
      <w:r w:rsidRPr="00837A1B">
        <w:t>baseado em realidade aumentada</w:t>
      </w:r>
      <w:r w:rsidR="001A1824">
        <w:t xml:space="preserve"> </w:t>
      </w:r>
      <w:r w:rsidRPr="00837A1B">
        <w:t>de baixo custo e fácil acesso, visto que pode ser acessado de qualquer smartphone.</w:t>
      </w:r>
      <w:r w:rsidR="00AF1367">
        <w:t xml:space="preserve"> </w:t>
      </w:r>
      <w:r w:rsidRPr="00837A1B">
        <w:t>O aplicativo utiliza a técnica de realidade aumentada sem marcadores e permite o usuário visualizar uma estrutura 3D de qualquer parte do esqueleto humano.</w:t>
      </w:r>
      <w:r w:rsidR="00DC3982" w:rsidRPr="00837A1B">
        <w:t xml:space="preserve"> </w:t>
      </w:r>
      <w:r w:rsidR="001B1036">
        <w:t xml:space="preserve">O aplicativo foi </w:t>
      </w:r>
      <w:r w:rsidRPr="00837A1B">
        <w:t>desenvolvido utilizando a plataforma</w:t>
      </w:r>
      <w:r w:rsidR="001B1036">
        <w:t xml:space="preserve"> de motor de jogos</w:t>
      </w:r>
      <w:r w:rsidRPr="00837A1B">
        <w:t xml:space="preserve"> Unity</w:t>
      </w:r>
      <w:r w:rsidR="001B1036">
        <w:t xml:space="preserve"> usando a</w:t>
      </w:r>
      <w:r w:rsidRPr="00837A1B">
        <w:t xml:space="preserve"> linguagem C#.</w:t>
      </w:r>
      <w:r w:rsidR="0042653D" w:rsidRPr="00837A1B">
        <w:t xml:space="preserve"> </w:t>
      </w:r>
      <w:r w:rsidRPr="00837A1B">
        <w:t xml:space="preserve">Para a modelagem </w:t>
      </w:r>
      <w:r w:rsidR="001B1036">
        <w:t>de objetos</w:t>
      </w:r>
      <w:r w:rsidRPr="00837A1B">
        <w:t xml:space="preserve"> 3D foi utilizado o software Blender e para edição de áudio foi usado o Audacity</w:t>
      </w:r>
      <w:r w:rsidR="00DC3982" w:rsidRPr="00837A1B">
        <w:t xml:space="preserve"> (</w:t>
      </w:r>
      <w:r w:rsidR="00A72287" w:rsidRPr="00837A1B">
        <w:t>HOSSAIN</w:t>
      </w:r>
      <w:r w:rsidR="00A72287">
        <w:t xml:space="preserve"> </w:t>
      </w:r>
      <w:r w:rsidR="00A72287" w:rsidRPr="00A72287">
        <w:rPr>
          <w:i/>
          <w:iCs/>
        </w:rPr>
        <w:t>et al.,</w:t>
      </w:r>
      <w:r w:rsidR="00A72287">
        <w:t xml:space="preserve"> </w:t>
      </w:r>
      <w:r w:rsidR="00A72287" w:rsidRPr="00837A1B">
        <w:t>2021</w:t>
      </w:r>
      <w:r w:rsidR="00DC3982" w:rsidRPr="00837A1B">
        <w:t>)</w:t>
      </w:r>
      <w:r w:rsidRPr="00837A1B">
        <w:t>.</w:t>
      </w:r>
      <w:r w:rsidR="00AF1367">
        <w:t xml:space="preserve"> </w:t>
      </w:r>
      <w:r w:rsidRPr="00837A1B">
        <w:t>O aplicativo foi desenvolvido com um menu inicial com ossos</w:t>
      </w:r>
      <w:r w:rsidR="001A1824">
        <w:t>, permitindo explorar o esqueleto completo ou selecionar parte dele</w:t>
      </w:r>
      <w:r w:rsidRPr="00837A1B">
        <w:t xml:space="preserve"> (Figura </w:t>
      </w:r>
      <w:r w:rsidR="00DE75E3">
        <w:t>3</w:t>
      </w:r>
      <w:r w:rsidRPr="00837A1B">
        <w:t xml:space="preserve">). </w:t>
      </w:r>
    </w:p>
    <w:p w14:paraId="59342662" w14:textId="6BA1DF9C" w:rsidR="00DC3982" w:rsidRDefault="00DC3982" w:rsidP="00FC6E76">
      <w:pPr>
        <w:pStyle w:val="TF-LEGENDA"/>
      </w:pPr>
      <w:r>
        <w:t xml:space="preserve"> Figura </w:t>
      </w:r>
      <w:r w:rsidR="00DE75E3">
        <w:t>3</w:t>
      </w:r>
      <w:r>
        <w:t xml:space="preserve"> </w:t>
      </w:r>
      <w:r w:rsidRPr="00F3649F">
        <w:t>– Exemplo d</w:t>
      </w:r>
      <w:r>
        <w:t xml:space="preserve">o menu da </w:t>
      </w:r>
      <w:r w:rsidRPr="00F3649F">
        <w:t>aplicação</w:t>
      </w:r>
    </w:p>
    <w:p w14:paraId="1455D9F2" w14:textId="52C3E9D4" w:rsidR="008D32D3" w:rsidRDefault="0042653D" w:rsidP="00FC6E76">
      <w:pPr>
        <w:pStyle w:val="TF-FIGURA"/>
      </w:pPr>
      <w:r>
        <w:rPr>
          <w:noProof/>
        </w:rPr>
        <w:drawing>
          <wp:inline distT="0" distB="0" distL="0" distR="0" wp14:anchorId="40EE547D" wp14:editId="5F825243">
            <wp:extent cx="2368550" cy="2286640"/>
            <wp:effectExtent l="0" t="0" r="0" b="0"/>
            <wp:docPr id="383678811"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78811" name="Imagem 1" descr="Interface gráfica do usuário, Site&#10;&#10;Descrição gerada automaticamente"/>
                    <pic:cNvPicPr/>
                  </pic:nvPicPr>
                  <pic:blipFill>
                    <a:blip r:embed="rId17"/>
                    <a:stretch>
                      <a:fillRect/>
                    </a:stretch>
                  </pic:blipFill>
                  <pic:spPr>
                    <a:xfrm>
                      <a:off x="0" y="0"/>
                      <a:ext cx="2375848" cy="2293686"/>
                    </a:xfrm>
                    <a:prstGeom prst="rect">
                      <a:avLst/>
                    </a:prstGeom>
                  </pic:spPr>
                </pic:pic>
              </a:graphicData>
            </a:graphic>
          </wp:inline>
        </w:drawing>
      </w:r>
    </w:p>
    <w:p w14:paraId="7EAABB53" w14:textId="21A70662" w:rsidR="008D32D3" w:rsidRDefault="00DC3982" w:rsidP="00FC6E76">
      <w:pPr>
        <w:pStyle w:val="TF-FONTE"/>
      </w:pPr>
      <w:r>
        <w:t xml:space="preserve">  </w:t>
      </w:r>
      <w:r w:rsidRPr="00F3649F">
        <w:t xml:space="preserve">Fonte: </w:t>
      </w:r>
      <w:r>
        <w:rPr>
          <w:szCs w:val="18"/>
        </w:rPr>
        <w:t>Hossain</w:t>
      </w:r>
      <w:r w:rsidRPr="00F3649F">
        <w:t xml:space="preserve"> </w:t>
      </w:r>
      <w:r w:rsidRPr="00F3649F">
        <w:rPr>
          <w:i/>
          <w:iCs/>
        </w:rPr>
        <w:t>et al</w:t>
      </w:r>
      <w:r w:rsidRPr="00F3649F">
        <w:t>. (20</w:t>
      </w:r>
      <w:r>
        <w:t>21</w:t>
      </w:r>
      <w:r w:rsidRPr="00F3649F">
        <w:t>).</w:t>
      </w:r>
    </w:p>
    <w:p w14:paraId="6A8EE61B" w14:textId="4BA815BE" w:rsidR="008D32D3" w:rsidRPr="00837A1B" w:rsidRDefault="008D32D3" w:rsidP="008D32D3">
      <w:pPr>
        <w:pStyle w:val="TF-TEXTO"/>
      </w:pPr>
      <w:r w:rsidRPr="00837A1B">
        <w:t>Quando o aluno clica em um osso pode obter uma visão 3D do modelo de ossos reais</w:t>
      </w:r>
      <w:r w:rsidR="00DC3982" w:rsidRPr="00837A1B">
        <w:t xml:space="preserve"> (Figura </w:t>
      </w:r>
      <w:r w:rsidR="00DE75E3">
        <w:t>4</w:t>
      </w:r>
      <w:r w:rsidR="00DC3982" w:rsidRPr="00837A1B">
        <w:t>).</w:t>
      </w:r>
      <w:r w:rsidRPr="00837A1B">
        <w:t xml:space="preserve"> Há também um </w:t>
      </w:r>
      <w:r w:rsidR="001B1036">
        <w:t xml:space="preserve">áudio </w:t>
      </w:r>
      <w:r w:rsidRPr="00837A1B">
        <w:t>de fundo que contém uma descrição dos ossos</w:t>
      </w:r>
      <w:r w:rsidR="00DC3982" w:rsidRPr="00837A1B">
        <w:t xml:space="preserve"> </w:t>
      </w:r>
      <w:r w:rsidR="001A1824">
        <w:t xml:space="preserve">junto com uma legenda associada a cada parte dos ossos </w:t>
      </w:r>
      <w:r w:rsidR="00DC3982" w:rsidRPr="00837A1B">
        <w:t>(</w:t>
      </w:r>
      <w:r w:rsidR="00A72287" w:rsidRPr="00837A1B">
        <w:t>HOSSAIN</w:t>
      </w:r>
      <w:r w:rsidR="00A72287">
        <w:t xml:space="preserve"> </w:t>
      </w:r>
      <w:r w:rsidR="00A72287" w:rsidRPr="00A72287">
        <w:rPr>
          <w:i/>
          <w:iCs/>
        </w:rPr>
        <w:t>et al.,</w:t>
      </w:r>
      <w:r w:rsidR="00A72287">
        <w:t xml:space="preserve"> </w:t>
      </w:r>
      <w:r w:rsidR="00A72287" w:rsidRPr="00837A1B">
        <w:t>2021</w:t>
      </w:r>
      <w:r w:rsidR="00DC3982" w:rsidRPr="00837A1B">
        <w:t>).</w:t>
      </w:r>
    </w:p>
    <w:p w14:paraId="06EC5EA2" w14:textId="36669DB2" w:rsidR="00DC3982" w:rsidRDefault="00DC3982" w:rsidP="00FC6E76">
      <w:pPr>
        <w:pStyle w:val="TF-LEGENDA"/>
      </w:pPr>
      <w:r>
        <w:t xml:space="preserve">  Figura </w:t>
      </w:r>
      <w:r w:rsidR="00DE75E3">
        <w:t>4</w:t>
      </w:r>
      <w:r>
        <w:t xml:space="preserve"> </w:t>
      </w:r>
      <w:r w:rsidRPr="00F3649F">
        <w:t xml:space="preserve">– </w:t>
      </w:r>
      <w:r w:rsidRPr="00FC6E76">
        <w:t>Exemplo</w:t>
      </w:r>
      <w:r>
        <w:t xml:space="preserve"> da </w:t>
      </w:r>
      <w:r w:rsidRPr="00F3649F">
        <w:t>aplicação</w:t>
      </w:r>
    </w:p>
    <w:p w14:paraId="2D925659" w14:textId="3A921A2A" w:rsidR="008D32D3" w:rsidRDefault="0042653D" w:rsidP="00FC6E76">
      <w:pPr>
        <w:pStyle w:val="TF-FIGURA"/>
      </w:pPr>
      <w:r>
        <w:rPr>
          <w:noProof/>
        </w:rPr>
        <w:drawing>
          <wp:inline distT="0" distB="0" distL="0" distR="0" wp14:anchorId="120293CE" wp14:editId="7D6B853A">
            <wp:extent cx="2591171" cy="2127250"/>
            <wp:effectExtent l="0" t="0" r="0" b="6350"/>
            <wp:docPr id="1068508232"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08232" name="Imagem 1" descr="Uma imagem contendo Interface gráfica do usuário&#10;&#10;Descrição gerada automaticamente"/>
                    <pic:cNvPicPr/>
                  </pic:nvPicPr>
                  <pic:blipFill>
                    <a:blip r:embed="rId18"/>
                    <a:stretch>
                      <a:fillRect/>
                    </a:stretch>
                  </pic:blipFill>
                  <pic:spPr>
                    <a:xfrm>
                      <a:off x="0" y="0"/>
                      <a:ext cx="2600057" cy="2134545"/>
                    </a:xfrm>
                    <a:prstGeom prst="rect">
                      <a:avLst/>
                    </a:prstGeom>
                  </pic:spPr>
                </pic:pic>
              </a:graphicData>
            </a:graphic>
          </wp:inline>
        </w:drawing>
      </w:r>
    </w:p>
    <w:p w14:paraId="642A74ED" w14:textId="48EABDC6" w:rsidR="00DC3982" w:rsidRDefault="00DC3982" w:rsidP="00FC6E76">
      <w:pPr>
        <w:pStyle w:val="TF-FONTE"/>
      </w:pPr>
      <w:r>
        <w:t xml:space="preserve">       </w:t>
      </w:r>
      <w:r w:rsidRPr="00F3649F">
        <w:t xml:space="preserve">Fonte: </w:t>
      </w:r>
      <w:r>
        <w:rPr>
          <w:szCs w:val="18"/>
        </w:rPr>
        <w:t>Hossain</w:t>
      </w:r>
      <w:r w:rsidRPr="00F3649F">
        <w:t xml:space="preserve"> </w:t>
      </w:r>
      <w:r w:rsidRPr="00F3649F">
        <w:rPr>
          <w:i/>
          <w:iCs/>
        </w:rPr>
        <w:t>et al</w:t>
      </w:r>
      <w:r w:rsidRPr="00F3649F">
        <w:t>. (20</w:t>
      </w:r>
      <w:r>
        <w:t>21</w:t>
      </w:r>
      <w:r w:rsidRPr="00F3649F">
        <w:t>).</w:t>
      </w:r>
    </w:p>
    <w:p w14:paraId="22C9A192" w14:textId="238F33D2" w:rsidR="00A44581" w:rsidRDefault="001B1036" w:rsidP="00A72E1D">
      <w:pPr>
        <w:pStyle w:val="TF-TEXTO"/>
      </w:pPr>
      <w:r>
        <w:t>Este trabalho apresentou como limitação</w:t>
      </w:r>
      <w:r w:rsidR="008D32D3" w:rsidRPr="00837A1B">
        <w:t xml:space="preserve"> o ruído no áudio e um tamanho maior</w:t>
      </w:r>
      <w:r>
        <w:t xml:space="preserve"> da representação do modelo virtual</w:t>
      </w:r>
      <w:r w:rsidR="008D32D3" w:rsidRPr="00837A1B">
        <w:t xml:space="preserve"> do que o esperado. Porém atendeu a proposta de funcionalidade e auxílio no estudo de anatomia principalmente para estudantes de baixa renda do país, visto que um esqueleto tem um alto custo e o aplicativo oferece uma visão 3D ajudando no aprendizado dos alunos.</w:t>
      </w:r>
    </w:p>
    <w:p w14:paraId="2C481F61" w14:textId="0D79560A" w:rsidR="00A44581" w:rsidRPr="00A10E01" w:rsidRDefault="00A10E01" w:rsidP="00A10E01">
      <w:pPr>
        <w:pStyle w:val="Ttulo2"/>
      </w:pPr>
      <w:r w:rsidRPr="00A10E01">
        <w:t>VIRTUALI-TEE</w:t>
      </w:r>
    </w:p>
    <w:p w14:paraId="52F893F7" w14:textId="50E6959C" w:rsidR="002C2104" w:rsidRDefault="002C2104" w:rsidP="002C2104">
      <w:pPr>
        <w:pStyle w:val="TF-TEXTO"/>
      </w:pPr>
      <w:r>
        <w:t xml:space="preserve">O terceiro trabalho correlato é o aplicativo Virtuali-Tee. </w:t>
      </w:r>
      <w:r w:rsidR="001B1036">
        <w:t>Este aplicativo</w:t>
      </w:r>
      <w:r>
        <w:t xml:space="preserve"> permite aos usuários observar uma representação 3D do corpo humano, conforme indicado pela CURISCOPE</w:t>
      </w:r>
      <w:r w:rsidR="001B1036">
        <w:t xml:space="preserve"> (</w:t>
      </w:r>
      <w:r>
        <w:t>2016</w:t>
      </w:r>
      <w:r w:rsidR="001B1036">
        <w:t>)</w:t>
      </w:r>
      <w:r>
        <w:t>. O método de funcionamento de</w:t>
      </w:r>
      <w:r w:rsidR="001B1036">
        <w:t>ste aplicativo</w:t>
      </w:r>
      <w:r>
        <w:t xml:space="preserve"> é através de uma camisa com marcadores na área torácica. Após vestir a camisa, é possível exibir sistemas como o respiratório, circulatório, esquelético, digestivo e urinário.</w:t>
      </w:r>
    </w:p>
    <w:p w14:paraId="050F0E93" w14:textId="7186BD48" w:rsidR="002C2104" w:rsidRDefault="002C2104" w:rsidP="00AF1367">
      <w:pPr>
        <w:pStyle w:val="TF-TEXTO"/>
      </w:pPr>
      <w:r>
        <w:lastRenderedPageBreak/>
        <w:t>Através da câmera a aplicação identifica o marcador</w:t>
      </w:r>
      <w:r w:rsidR="001B1036">
        <w:t xml:space="preserve"> (no caso a estampa da camisa)</w:t>
      </w:r>
      <w:r>
        <w:t>, com isso os usuários podem explorar</w:t>
      </w:r>
      <w:r w:rsidR="001B1036">
        <w:t xml:space="preserve"> pontos de vista</w:t>
      </w:r>
      <w:r>
        <w:t xml:space="preserve"> diferentes, o que vai proporcio</w:t>
      </w:r>
      <w:r w:rsidR="006E1538">
        <w:t>nar</w:t>
      </w:r>
      <w:r>
        <w:t xml:space="preserve"> uma</w:t>
      </w:r>
      <w:r w:rsidR="001B1036">
        <w:t xml:space="preserve"> exploração</w:t>
      </w:r>
      <w:r w:rsidR="004B083D">
        <w:t xml:space="preserve"> 3D</w:t>
      </w:r>
      <w:r>
        <w:t>.</w:t>
      </w:r>
      <w:r w:rsidR="004B083D">
        <w:t xml:space="preserve"> Além da exploração 3D é possível pressionar</w:t>
      </w:r>
      <w:r>
        <w:t xml:space="preserve"> botões</w:t>
      </w:r>
      <w:r w:rsidR="004B083D">
        <w:t xml:space="preserve"> que mostram uma</w:t>
      </w:r>
      <w:r>
        <w:t xml:space="preserve"> a tela</w:t>
      </w:r>
      <w:r w:rsidR="004B083D">
        <w:t xml:space="preserve"> com informações</w:t>
      </w:r>
      <w:r>
        <w:t xml:space="preserve"> de cada sistema específico</w:t>
      </w:r>
      <w:r w:rsidR="004B083D">
        <w:t xml:space="preserve"> (respiratório, circulatório</w:t>
      </w:r>
      <w:r w:rsidR="00E32400">
        <w:t xml:space="preserve"> </w:t>
      </w:r>
      <w:r w:rsidR="004B083D">
        <w:t>etc</w:t>
      </w:r>
      <w:r w:rsidR="00E32400">
        <w:t>.</w:t>
      </w:r>
      <w:r w:rsidR="004B083D">
        <w:t>)</w:t>
      </w:r>
      <w:r>
        <w:t>.</w:t>
      </w:r>
      <w:r w:rsidR="00AF1367">
        <w:t xml:space="preserve"> </w:t>
      </w:r>
      <w:r>
        <w:t xml:space="preserve">Na </w:t>
      </w:r>
      <w:r w:rsidR="004B083D">
        <w:t>F</w:t>
      </w:r>
      <w:r>
        <w:t xml:space="preserve">igura </w:t>
      </w:r>
      <w:r w:rsidR="00DE75E3">
        <w:t>5</w:t>
      </w:r>
      <w:r>
        <w:t xml:space="preserve"> tem a demonstração do aplicativo, com a câmera apontada para a camisa, </w:t>
      </w:r>
      <w:r w:rsidR="004B083D">
        <w:t>onde se consegue</w:t>
      </w:r>
      <w:r>
        <w:t xml:space="preserve"> ver </w:t>
      </w:r>
      <w:r w:rsidR="006E1538">
        <w:t xml:space="preserve">virtualmente </w:t>
      </w:r>
      <w:r>
        <w:t>a estrutura interna do corpo humano.</w:t>
      </w:r>
    </w:p>
    <w:p w14:paraId="26B8579A" w14:textId="1AA6BB3E" w:rsidR="002C2104" w:rsidRDefault="002C2104" w:rsidP="00FC6E76">
      <w:pPr>
        <w:pStyle w:val="TF-LEGENDA"/>
      </w:pPr>
      <w:r>
        <w:t xml:space="preserve">    Figura </w:t>
      </w:r>
      <w:r w:rsidR="00DE75E3">
        <w:t>5</w:t>
      </w:r>
      <w:r>
        <w:t xml:space="preserve"> </w:t>
      </w:r>
      <w:r w:rsidRPr="00F3649F">
        <w:t>– Exemplo</w:t>
      </w:r>
      <w:r>
        <w:t xml:space="preserve"> da </w:t>
      </w:r>
      <w:r w:rsidRPr="00F3649F">
        <w:t>aplicação</w:t>
      </w:r>
    </w:p>
    <w:p w14:paraId="62544214" w14:textId="08220CBE" w:rsidR="002C2104" w:rsidRDefault="002C2104" w:rsidP="00FC6E76">
      <w:pPr>
        <w:pStyle w:val="TF-FIGURA"/>
      </w:pPr>
      <w:r>
        <w:rPr>
          <w:noProof/>
        </w:rPr>
        <w:drawing>
          <wp:inline distT="0" distB="0" distL="0" distR="0" wp14:anchorId="1D4F7EC3" wp14:editId="15ECD1D6">
            <wp:extent cx="2660650" cy="2648324"/>
            <wp:effectExtent l="0" t="0" r="6350" b="0"/>
            <wp:docPr id="1567048810" name="Imagem 1" descr="Tela de celular com foto de hom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48810" name="Imagem 1" descr="Tela de celular com foto de homem&#10;&#10;Descrição gerada automaticamente"/>
                    <pic:cNvPicPr/>
                  </pic:nvPicPr>
                  <pic:blipFill>
                    <a:blip r:embed="rId19"/>
                    <a:stretch>
                      <a:fillRect/>
                    </a:stretch>
                  </pic:blipFill>
                  <pic:spPr>
                    <a:xfrm>
                      <a:off x="0" y="0"/>
                      <a:ext cx="2669994" cy="2657624"/>
                    </a:xfrm>
                    <a:prstGeom prst="rect">
                      <a:avLst/>
                    </a:prstGeom>
                  </pic:spPr>
                </pic:pic>
              </a:graphicData>
            </a:graphic>
          </wp:inline>
        </w:drawing>
      </w:r>
    </w:p>
    <w:p w14:paraId="5B878B19" w14:textId="034990B9" w:rsidR="002C2104" w:rsidRDefault="002C2104" w:rsidP="00FC6E76">
      <w:pPr>
        <w:pStyle w:val="TF-FONTE"/>
      </w:pPr>
      <w:r>
        <w:t xml:space="preserve">   </w:t>
      </w:r>
      <w:r w:rsidRPr="00F3649F">
        <w:t xml:space="preserve">Fonte: </w:t>
      </w:r>
      <w:r>
        <w:rPr>
          <w:szCs w:val="18"/>
        </w:rPr>
        <w:t xml:space="preserve">CURISCOPE </w:t>
      </w:r>
      <w:r w:rsidRPr="00F3649F">
        <w:t>(20</w:t>
      </w:r>
      <w:r>
        <w:t>16</w:t>
      </w:r>
      <w:r w:rsidRPr="00F3649F">
        <w:t>).</w:t>
      </w:r>
    </w:p>
    <w:p w14:paraId="65E88EB3" w14:textId="1F5D6436" w:rsidR="00A44581" w:rsidRDefault="002C2104" w:rsidP="002C2104">
      <w:pPr>
        <w:pStyle w:val="TF-TEXTO"/>
      </w:pPr>
      <w:r>
        <w:t>De acordo com a CURISCOPE (2016), o Virtuali-Tee oferece uma abordagem educacional única para o estudo do corpo humano, apresentando animações em tempo real de seu funcionamento. Esta ferramenta é especialmente útil para educadores que desejam tornar o ensino mais envolvente e dinâmico. O aplicativo é compatível com sistemas Android e iOS, sendo disponibilizado gratuitamente. Quanto à camisa, seu custo é de U$ 20,00, porém estava fora de estoque na última atualização da pesquisa.</w:t>
      </w:r>
    </w:p>
    <w:p w14:paraId="25B7474A" w14:textId="77777777" w:rsidR="00451B94" w:rsidRDefault="00451B94" w:rsidP="00424AD5">
      <w:pPr>
        <w:pStyle w:val="Ttulo1"/>
      </w:pPr>
      <w:bookmarkStart w:id="27" w:name="_Toc54164921"/>
      <w:bookmarkStart w:id="28" w:name="_Toc54165675"/>
      <w:bookmarkStart w:id="29" w:name="_Toc54169333"/>
      <w:bookmarkStart w:id="30" w:name="_Toc96347439"/>
      <w:bookmarkStart w:id="31" w:name="_Toc96357723"/>
      <w:bookmarkStart w:id="32" w:name="_Toc96491866"/>
      <w:bookmarkStart w:id="33" w:name="_Toc411603107"/>
      <w:bookmarkEnd w:id="25"/>
      <w:r>
        <w:t>proposta</w:t>
      </w:r>
    </w:p>
    <w:p w14:paraId="0336A8B2" w14:textId="3972CBCD" w:rsidR="00451B94" w:rsidRDefault="00837A1B" w:rsidP="00451B94">
      <w:pPr>
        <w:pStyle w:val="TF-TEXTO"/>
      </w:pPr>
      <w:r>
        <w:t>N</w:t>
      </w:r>
      <w:r w:rsidR="00A72287">
        <w:t>esta</w:t>
      </w:r>
      <w:r w:rsidR="004B083D">
        <w:t xml:space="preserve"> seção</w:t>
      </w:r>
      <w:r>
        <w:t xml:space="preserve"> são definidas as justificativas para o desenvolvimento do</w:t>
      </w:r>
      <w:r w:rsidR="004B083D">
        <w:t xml:space="preserve"> projeto</w:t>
      </w:r>
      <w:r>
        <w:t>, assim como os requisitos e métodos aplicados para o seu desenvolvimento.</w:t>
      </w:r>
    </w:p>
    <w:p w14:paraId="62F25ABA" w14:textId="77777777" w:rsidR="00451B94" w:rsidRDefault="00451B94" w:rsidP="00A10E01">
      <w:pPr>
        <w:pStyle w:val="Ttulo2"/>
      </w:pPr>
      <w:bookmarkStart w:id="34" w:name="_Toc54164915"/>
      <w:bookmarkStart w:id="35" w:name="_Toc54165669"/>
      <w:bookmarkStart w:id="36" w:name="_Toc54169327"/>
      <w:bookmarkStart w:id="37" w:name="_Toc96347433"/>
      <w:bookmarkStart w:id="38" w:name="_Toc96357717"/>
      <w:bookmarkStart w:id="39" w:name="_Toc96491860"/>
      <w:bookmarkStart w:id="40" w:name="_Toc351015594"/>
      <w:r>
        <w:t>JUSTIFICATIVA</w:t>
      </w:r>
    </w:p>
    <w:p w14:paraId="78305E65" w14:textId="4AEC1847" w:rsidR="006B0760" w:rsidRDefault="00320B64" w:rsidP="00E32400">
      <w:pPr>
        <w:pStyle w:val="TF-TEXTO"/>
      </w:pPr>
      <w:r>
        <w:t xml:space="preserve">A seguir </w:t>
      </w:r>
      <w:r w:rsidR="004B083D">
        <w:t>se tem</w:t>
      </w:r>
      <w:r>
        <w:t xml:space="preserve"> um comparativo entre os trabalhos correlatos, onde as linhas representam as</w:t>
      </w:r>
      <w:r w:rsidR="00E32400">
        <w:t xml:space="preserve"> </w:t>
      </w:r>
      <w:r>
        <w:t>características e as colunas representam os trabalhos.</w:t>
      </w:r>
    </w:p>
    <w:p w14:paraId="72A23E67" w14:textId="0AA67F76" w:rsidR="006B0760" w:rsidRDefault="006B0760" w:rsidP="006B0760">
      <w:pPr>
        <w:pStyle w:val="TF-LEGENDA"/>
      </w:pPr>
      <w:bookmarkStart w:id="41" w:name="_Ref52025161"/>
      <w:r>
        <w:t xml:space="preserve">Quadro </w:t>
      </w:r>
      <w:r>
        <w:fldChar w:fldCharType="begin"/>
      </w:r>
      <w:r>
        <w:instrText xml:space="preserve"> SEQ Quadro \* ARABIC </w:instrText>
      </w:r>
      <w:r>
        <w:fldChar w:fldCharType="separate"/>
      </w:r>
      <w:r w:rsidR="00F752D2">
        <w:rPr>
          <w:noProof/>
        </w:rPr>
        <w:t>1</w:t>
      </w:r>
      <w:r>
        <w:rPr>
          <w:noProof/>
        </w:rPr>
        <w:fldChar w:fldCharType="end"/>
      </w:r>
      <w:bookmarkEnd w:id="41"/>
      <w:r>
        <w:t xml:space="preserve"> - </w:t>
      </w:r>
      <w:r w:rsidR="00F3649F">
        <w:t>Comparativo</w:t>
      </w:r>
      <w:r>
        <w:t xml:space="preserve"> dos trabalhos </w:t>
      </w:r>
      <w:commentRangeStart w:id="42"/>
      <w:r>
        <w:t>correlatos</w:t>
      </w:r>
      <w:commentRangeEnd w:id="42"/>
      <w:r w:rsidR="00B54C4C">
        <w:rPr>
          <w:rStyle w:val="Refdecomentrio"/>
        </w:rPr>
        <w:commentReference w:id="42"/>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70"/>
        <w:gridCol w:w="1721"/>
        <w:gridCol w:w="1721"/>
        <w:gridCol w:w="1836"/>
      </w:tblGrid>
      <w:tr w:rsidR="00802D0F" w14:paraId="4DC82DAE" w14:textId="77777777" w:rsidTr="006B5A98">
        <w:trPr>
          <w:trHeight w:val="567"/>
        </w:trPr>
        <w:tc>
          <w:tcPr>
            <w:tcW w:w="3670" w:type="dxa"/>
            <w:tcBorders>
              <w:tl2br w:val="single" w:sz="4" w:space="0" w:color="auto"/>
            </w:tcBorders>
            <w:shd w:val="clear" w:color="auto" w:fill="A6A6A6"/>
          </w:tcPr>
          <w:p w14:paraId="5540DD0B" w14:textId="3F39FBD0" w:rsidR="006B0760" w:rsidRPr="007D4566" w:rsidRDefault="00B56E5B">
            <w:pPr>
              <w:pStyle w:val="TF-TEXTOQUADRO"/>
            </w:pPr>
            <w:r>
              <w:rPr>
                <w:noProof/>
              </w:rPr>
              <w:pict w14:anchorId="56B3A594">
                <v:shapetype id="_x0000_t202" coordsize="21600,21600" o:spt="202" path="m,l,21600r21600,l21600,xe">
                  <v:stroke joinstyle="miter"/>
                  <v:path gradientshapeok="t" o:connecttype="rect"/>
                </v:shapetype>
                <v:shape id="Caixa de Texto 2" o:spid="_x0000_s2051" type="#_x0000_t202" alt="" style="position:absolute;margin-left:96.2pt;margin-top:4.2pt;width:104.55pt;height:23.5pt;z-index:251658240;visibility:visible;mso-wrap-style:square;mso-wrap-edited:f;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v:textbox>
                    <w:txbxContent>
                      <w:p w14:paraId="307860C1" w14:textId="77777777" w:rsidR="006B0760" w:rsidRDefault="0054044B" w:rsidP="0054044B">
                        <w:pPr>
                          <w:pStyle w:val="TF-TEXTOQUADRO"/>
                          <w:jc w:val="center"/>
                        </w:pPr>
                        <w:r>
                          <w:t xml:space="preserve">Trabalhos </w:t>
                        </w:r>
                        <w:r w:rsidR="006B0760">
                          <w:t>Correlatos</w:t>
                        </w:r>
                      </w:p>
                    </w:txbxContent>
                  </v:textbox>
                  <w10:wrap type="square"/>
                </v:shape>
              </w:pict>
            </w:r>
            <w:r>
              <w:rPr>
                <w:noProof/>
              </w:rPr>
              <w:pict w14:anchorId="7E8CC196">
                <v:shape id="Caixa de Texto 1" o:spid="_x0000_s2050" type="#_x0000_t202" alt="" style="position:absolute;margin-left:-5.15pt;margin-top:21.5pt;width:79.5pt;height:20pt;z-index:251657216;visibility:visible;mso-wrap-style:square;mso-wrap-edited:f;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filled="f" stroked="f">
                  <v:textbox>
                    <w:txbxContent>
                      <w:p w14:paraId="368FBAE3" w14:textId="77777777" w:rsidR="006B0760" w:rsidRDefault="006B0760" w:rsidP="006B0760">
                        <w:pPr>
                          <w:pStyle w:val="TF-TEXTO"/>
                          <w:ind w:firstLine="0"/>
                        </w:pPr>
                        <w:r>
                          <w:t>Características</w:t>
                        </w:r>
                      </w:p>
                    </w:txbxContent>
                  </v:textbox>
                  <w10:wrap type="square"/>
                </v:shape>
              </w:pict>
            </w:r>
          </w:p>
        </w:tc>
        <w:tc>
          <w:tcPr>
            <w:tcW w:w="1721" w:type="dxa"/>
            <w:shd w:val="clear" w:color="auto" w:fill="A6A6A6"/>
            <w:vAlign w:val="center"/>
          </w:tcPr>
          <w:p w14:paraId="346CD0EE" w14:textId="6A17033D" w:rsidR="006B0760" w:rsidRDefault="00AF1367" w:rsidP="00802D0F">
            <w:pPr>
              <w:pStyle w:val="TF-TEXTOQUADRO"/>
              <w:jc w:val="center"/>
            </w:pPr>
            <w:r w:rsidRPr="00837A1B">
              <w:t>Abdullah</w:t>
            </w:r>
            <w:r w:rsidR="00A72287">
              <w:t xml:space="preserve"> e Rokmain</w:t>
            </w:r>
            <w:r>
              <w:t xml:space="preserve"> (2023)</w:t>
            </w:r>
          </w:p>
        </w:tc>
        <w:tc>
          <w:tcPr>
            <w:tcW w:w="1721" w:type="dxa"/>
            <w:shd w:val="clear" w:color="auto" w:fill="A6A6A6"/>
            <w:vAlign w:val="center"/>
          </w:tcPr>
          <w:p w14:paraId="4D97FD72" w14:textId="64A6477F" w:rsidR="00AF1367" w:rsidRDefault="00AF1367" w:rsidP="00A72287">
            <w:pPr>
              <w:pStyle w:val="TF-TEXTOQUADRO"/>
              <w:jc w:val="center"/>
            </w:pPr>
            <w:r>
              <w:t>Hossain</w:t>
            </w:r>
            <w:r w:rsidR="00A72287">
              <w:t xml:space="preserve"> </w:t>
            </w:r>
            <w:r w:rsidR="00A72287" w:rsidRPr="00A72287">
              <w:rPr>
                <w:i/>
                <w:iCs/>
              </w:rPr>
              <w:t>et al.</w:t>
            </w:r>
            <w:r>
              <w:t xml:space="preserve"> </w:t>
            </w:r>
            <w:r w:rsidR="00A72287">
              <w:t xml:space="preserve">    </w:t>
            </w:r>
            <w:r>
              <w:t>(2021)</w:t>
            </w:r>
          </w:p>
        </w:tc>
        <w:tc>
          <w:tcPr>
            <w:tcW w:w="1836" w:type="dxa"/>
            <w:shd w:val="clear" w:color="auto" w:fill="A6A6A6"/>
            <w:vAlign w:val="center"/>
          </w:tcPr>
          <w:p w14:paraId="5AE2E716" w14:textId="52277D74" w:rsidR="006B0760" w:rsidRPr="007D4566" w:rsidRDefault="006B0760" w:rsidP="00802D0F">
            <w:pPr>
              <w:pStyle w:val="TF-TEXTOQUADRO"/>
              <w:jc w:val="center"/>
            </w:pPr>
            <w:r>
              <w:t>C</w:t>
            </w:r>
            <w:r w:rsidR="00AF1367">
              <w:t>uriscope (2016)</w:t>
            </w:r>
          </w:p>
        </w:tc>
      </w:tr>
      <w:tr w:rsidR="00802D0F" w14:paraId="3380952D" w14:textId="77777777" w:rsidTr="006B5A98">
        <w:tc>
          <w:tcPr>
            <w:tcW w:w="3670" w:type="dxa"/>
            <w:shd w:val="clear" w:color="auto" w:fill="auto"/>
          </w:tcPr>
          <w:p w14:paraId="138D3B43" w14:textId="3F7BBF25" w:rsidR="006B0760" w:rsidRDefault="002C15E3">
            <w:pPr>
              <w:pStyle w:val="TF-TEXTOQUADRO"/>
            </w:pPr>
            <w:r>
              <w:t>Objetivo principal do aplicativo</w:t>
            </w:r>
          </w:p>
        </w:tc>
        <w:tc>
          <w:tcPr>
            <w:tcW w:w="1721" w:type="dxa"/>
            <w:shd w:val="clear" w:color="auto" w:fill="auto"/>
          </w:tcPr>
          <w:p w14:paraId="2C274505" w14:textId="39F7438B" w:rsidR="006B0760" w:rsidRDefault="00837A1B">
            <w:pPr>
              <w:pStyle w:val="TF-TEXTOQUADRO"/>
            </w:pPr>
            <w:r>
              <w:t>Ensino de anatomia humana</w:t>
            </w:r>
          </w:p>
        </w:tc>
        <w:tc>
          <w:tcPr>
            <w:tcW w:w="1721" w:type="dxa"/>
            <w:shd w:val="clear" w:color="auto" w:fill="auto"/>
          </w:tcPr>
          <w:p w14:paraId="798F95D2" w14:textId="78345688" w:rsidR="006B0760" w:rsidRDefault="00837A1B">
            <w:pPr>
              <w:pStyle w:val="TF-TEXTOQUADRO"/>
            </w:pPr>
            <w:r>
              <w:t>Ensino do esqueleto humano</w:t>
            </w:r>
          </w:p>
        </w:tc>
        <w:tc>
          <w:tcPr>
            <w:tcW w:w="1836" w:type="dxa"/>
            <w:shd w:val="clear" w:color="auto" w:fill="auto"/>
          </w:tcPr>
          <w:p w14:paraId="1473A4A9" w14:textId="58E6205F" w:rsidR="006B0760" w:rsidRDefault="00A10E01">
            <w:pPr>
              <w:pStyle w:val="TF-TEXTOQUADRO"/>
            </w:pPr>
            <w:r>
              <w:t>Ensino de sistemas do corpo humano</w:t>
            </w:r>
          </w:p>
        </w:tc>
      </w:tr>
      <w:tr w:rsidR="00802D0F" w14:paraId="615D3CA3" w14:textId="77777777" w:rsidTr="006B5A98">
        <w:tc>
          <w:tcPr>
            <w:tcW w:w="3670" w:type="dxa"/>
            <w:shd w:val="clear" w:color="auto" w:fill="auto"/>
          </w:tcPr>
          <w:p w14:paraId="66E7B883" w14:textId="2B19C38D" w:rsidR="006B0760" w:rsidRDefault="002C15E3">
            <w:pPr>
              <w:pStyle w:val="TF-TEXTOQUADRO"/>
            </w:pPr>
            <w:r>
              <w:t>Métodos de desenvolvimento</w:t>
            </w:r>
          </w:p>
        </w:tc>
        <w:tc>
          <w:tcPr>
            <w:tcW w:w="1721" w:type="dxa"/>
            <w:shd w:val="clear" w:color="auto" w:fill="auto"/>
          </w:tcPr>
          <w:p w14:paraId="629E5946" w14:textId="3FBFF097" w:rsidR="006B0760" w:rsidRDefault="00837A1B">
            <w:pPr>
              <w:pStyle w:val="TF-TEXTOQUADRO"/>
            </w:pPr>
            <w:r>
              <w:t>Realidade aumentada com marcadores</w:t>
            </w:r>
          </w:p>
        </w:tc>
        <w:tc>
          <w:tcPr>
            <w:tcW w:w="1721" w:type="dxa"/>
            <w:shd w:val="clear" w:color="auto" w:fill="auto"/>
          </w:tcPr>
          <w:p w14:paraId="6FD3AA8B" w14:textId="479723C5" w:rsidR="006B0760" w:rsidRDefault="00837A1B">
            <w:pPr>
              <w:pStyle w:val="TF-TEXTOQUADRO"/>
            </w:pPr>
            <w:r>
              <w:t>Realidade aumentada sem marcadores</w:t>
            </w:r>
          </w:p>
        </w:tc>
        <w:tc>
          <w:tcPr>
            <w:tcW w:w="1836" w:type="dxa"/>
            <w:shd w:val="clear" w:color="auto" w:fill="auto"/>
          </w:tcPr>
          <w:p w14:paraId="264287B7" w14:textId="63BB48A9" w:rsidR="006B0760" w:rsidRDefault="00A10E01">
            <w:pPr>
              <w:pStyle w:val="TF-TEXTOQUADRO"/>
            </w:pPr>
            <w:r>
              <w:t>Realidade aumentada com marcadores</w:t>
            </w:r>
          </w:p>
        </w:tc>
      </w:tr>
      <w:tr w:rsidR="00802D0F" w14:paraId="11F453D2" w14:textId="77777777" w:rsidTr="006B5A98">
        <w:tc>
          <w:tcPr>
            <w:tcW w:w="3670" w:type="dxa"/>
            <w:shd w:val="clear" w:color="auto" w:fill="auto"/>
          </w:tcPr>
          <w:p w14:paraId="50EC2C27" w14:textId="0A30E4EC" w:rsidR="006B0760" w:rsidRDefault="002C15E3">
            <w:pPr>
              <w:pStyle w:val="TF-TEXTOQUADRO"/>
            </w:pPr>
            <w:r>
              <w:t>Programa Utilizado</w:t>
            </w:r>
          </w:p>
        </w:tc>
        <w:tc>
          <w:tcPr>
            <w:tcW w:w="1721" w:type="dxa"/>
            <w:shd w:val="clear" w:color="auto" w:fill="auto"/>
          </w:tcPr>
          <w:p w14:paraId="0F66C670" w14:textId="1FB1ED32" w:rsidR="006B0760" w:rsidRDefault="00837A1B">
            <w:pPr>
              <w:pStyle w:val="TF-TEXTOQUADRO"/>
            </w:pPr>
            <w:r>
              <w:t>Unity</w:t>
            </w:r>
          </w:p>
        </w:tc>
        <w:tc>
          <w:tcPr>
            <w:tcW w:w="1721" w:type="dxa"/>
            <w:shd w:val="clear" w:color="auto" w:fill="auto"/>
          </w:tcPr>
          <w:p w14:paraId="74D76A3C" w14:textId="1D5C301B" w:rsidR="006B0760" w:rsidRDefault="00837A1B">
            <w:pPr>
              <w:pStyle w:val="TF-TEXTOQUADRO"/>
            </w:pPr>
            <w:r>
              <w:t>Unity</w:t>
            </w:r>
          </w:p>
        </w:tc>
        <w:tc>
          <w:tcPr>
            <w:tcW w:w="1836" w:type="dxa"/>
            <w:shd w:val="clear" w:color="auto" w:fill="auto"/>
          </w:tcPr>
          <w:p w14:paraId="07137ECE" w14:textId="6A2A5572" w:rsidR="006B0760" w:rsidRDefault="00A10E01">
            <w:pPr>
              <w:pStyle w:val="TF-TEXTOQUADRO"/>
            </w:pPr>
            <w:r>
              <w:t>Não mencionado</w:t>
            </w:r>
          </w:p>
        </w:tc>
      </w:tr>
      <w:tr w:rsidR="00802D0F" w14:paraId="4BD4C8AE" w14:textId="77777777" w:rsidTr="006B5A98">
        <w:tc>
          <w:tcPr>
            <w:tcW w:w="3670" w:type="dxa"/>
            <w:shd w:val="clear" w:color="auto" w:fill="auto"/>
          </w:tcPr>
          <w:p w14:paraId="65404E7E" w14:textId="0B6B95A0" w:rsidR="006B0760" w:rsidRDefault="002C15E3">
            <w:pPr>
              <w:pStyle w:val="TF-TEXTOQUADRO"/>
            </w:pPr>
            <w:r>
              <w:t>Plataformas disponíveis</w:t>
            </w:r>
          </w:p>
        </w:tc>
        <w:tc>
          <w:tcPr>
            <w:tcW w:w="1721" w:type="dxa"/>
            <w:shd w:val="clear" w:color="auto" w:fill="auto"/>
          </w:tcPr>
          <w:p w14:paraId="6F10223E" w14:textId="616FA51C" w:rsidR="006B0760" w:rsidRDefault="00837A1B">
            <w:pPr>
              <w:pStyle w:val="TF-TEXTOQUADRO"/>
            </w:pPr>
            <w:r>
              <w:t>Android</w:t>
            </w:r>
          </w:p>
        </w:tc>
        <w:tc>
          <w:tcPr>
            <w:tcW w:w="1721" w:type="dxa"/>
            <w:shd w:val="clear" w:color="auto" w:fill="auto"/>
          </w:tcPr>
          <w:p w14:paraId="58FEA8FF" w14:textId="44AAA878" w:rsidR="006B0760" w:rsidRDefault="00837A1B">
            <w:pPr>
              <w:pStyle w:val="TF-TEXTOQUADRO"/>
            </w:pPr>
            <w:r>
              <w:t>Android</w:t>
            </w:r>
          </w:p>
        </w:tc>
        <w:tc>
          <w:tcPr>
            <w:tcW w:w="1836" w:type="dxa"/>
            <w:shd w:val="clear" w:color="auto" w:fill="auto"/>
          </w:tcPr>
          <w:p w14:paraId="3CA61DDF" w14:textId="087B8A1E" w:rsidR="006B0760" w:rsidRDefault="00A10E01">
            <w:pPr>
              <w:pStyle w:val="TF-TEXTOQUADRO"/>
            </w:pPr>
            <w:r>
              <w:t xml:space="preserve">Android e </w:t>
            </w:r>
            <w:r w:rsidR="004B083D">
              <w:t>iOS</w:t>
            </w:r>
          </w:p>
        </w:tc>
      </w:tr>
    </w:tbl>
    <w:p w14:paraId="2E8849AC" w14:textId="77777777" w:rsidR="006B0760" w:rsidRPr="0075781C" w:rsidRDefault="006B0760" w:rsidP="006B0760">
      <w:pPr>
        <w:pStyle w:val="TF-FONTE"/>
      </w:pPr>
      <w:r>
        <w:t>Fonte: elaborado pelo autor.</w:t>
      </w:r>
    </w:p>
    <w:p w14:paraId="3D7F289F" w14:textId="77777777" w:rsidR="00451B94" w:rsidRDefault="00451B94" w:rsidP="00A10E01">
      <w:pPr>
        <w:pStyle w:val="Ttulo2"/>
      </w:pPr>
      <w:r>
        <w:t>REQUISITOS PRINCIPAIS DO PROBLEMA A SER TRABALHADO</w:t>
      </w:r>
      <w:bookmarkEnd w:id="34"/>
      <w:bookmarkEnd w:id="35"/>
      <w:bookmarkEnd w:id="36"/>
      <w:bookmarkEnd w:id="37"/>
      <w:bookmarkEnd w:id="38"/>
      <w:bookmarkEnd w:id="39"/>
      <w:bookmarkEnd w:id="40"/>
    </w:p>
    <w:p w14:paraId="17E06EB8" w14:textId="43924F5D" w:rsidR="00320B64" w:rsidRPr="00320B64" w:rsidRDefault="00320B64" w:rsidP="00320B64">
      <w:pPr>
        <w:pStyle w:val="TF-TEXTO"/>
      </w:pPr>
      <w:r>
        <w:t>Os requisitos do projeto são:</w:t>
      </w:r>
    </w:p>
    <w:p w14:paraId="0FA219BC" w14:textId="1E302822" w:rsidR="00320B64" w:rsidRDefault="00320B64" w:rsidP="00873F69">
      <w:pPr>
        <w:pStyle w:val="TF-ALNEA"/>
        <w:numPr>
          <w:ilvl w:val="0"/>
          <w:numId w:val="21"/>
        </w:numPr>
      </w:pPr>
      <w:r>
        <w:t xml:space="preserve">permitir que o usuário possa visualizar os </w:t>
      </w:r>
      <w:r w:rsidR="004B083D">
        <w:t>ó</w:t>
      </w:r>
      <w:r>
        <w:t>rgãos no formato 3D (Requisito Funcional - RF)</w:t>
      </w:r>
      <w:r w:rsidR="00E32400">
        <w:t>;</w:t>
      </w:r>
    </w:p>
    <w:p w14:paraId="58C20D46" w14:textId="38805E18" w:rsidR="00320B64" w:rsidRDefault="00320B64" w:rsidP="00873F69">
      <w:pPr>
        <w:pStyle w:val="TF-ALNEA"/>
      </w:pPr>
      <w:r>
        <w:t xml:space="preserve">permitir que o usuário obtenha informações de cada </w:t>
      </w:r>
      <w:r w:rsidR="004B083D">
        <w:t>ó</w:t>
      </w:r>
      <w:r>
        <w:t>rgão (RF)</w:t>
      </w:r>
      <w:r w:rsidR="00E32400">
        <w:t>;</w:t>
      </w:r>
    </w:p>
    <w:p w14:paraId="27841750" w14:textId="768B0E73" w:rsidR="00320B64" w:rsidRDefault="00320B64" w:rsidP="00873F69">
      <w:pPr>
        <w:pStyle w:val="TF-ALNEA"/>
      </w:pPr>
      <w:r>
        <w:t xml:space="preserve">permitir que o usuário possa utilizar a câmera para que o aplicativo </w:t>
      </w:r>
      <w:r w:rsidR="00873F69">
        <w:t>funcione e</w:t>
      </w:r>
      <w:r>
        <w:t xml:space="preserve"> apresente o órgão (RF)</w:t>
      </w:r>
      <w:r w:rsidR="00E32400">
        <w:t>;</w:t>
      </w:r>
    </w:p>
    <w:p w14:paraId="117F2C96" w14:textId="23548D5A" w:rsidR="00320B64" w:rsidRDefault="00320B64" w:rsidP="00873F69">
      <w:pPr>
        <w:pStyle w:val="TF-ALNEA"/>
      </w:pPr>
      <w:r>
        <w:t xml:space="preserve">utilizar o </w:t>
      </w:r>
      <w:r w:rsidR="004B083D">
        <w:t xml:space="preserve">motor de jogos </w:t>
      </w:r>
      <w:r>
        <w:t>Unity em conjunto com o Vuforia (Requisito Não Funcional - RNF)</w:t>
      </w:r>
      <w:r w:rsidR="00E32400">
        <w:t>;</w:t>
      </w:r>
    </w:p>
    <w:p w14:paraId="52462D22" w14:textId="7DBF6A84" w:rsidR="00451B94" w:rsidRPr="00286FED" w:rsidRDefault="00320B64" w:rsidP="00873F69">
      <w:pPr>
        <w:pStyle w:val="TF-ALNEA"/>
      </w:pPr>
      <w:r>
        <w:lastRenderedPageBreak/>
        <w:t>utilizar a linguagem de programação C# para implementar a aplicação (RNF).</w:t>
      </w:r>
    </w:p>
    <w:p w14:paraId="693E553B" w14:textId="77777777" w:rsidR="00451B94" w:rsidRDefault="00451B94" w:rsidP="00A10E01">
      <w:pPr>
        <w:pStyle w:val="Ttulo2"/>
      </w:pPr>
      <w:r>
        <w:t>METODOLOGIA</w:t>
      </w:r>
    </w:p>
    <w:p w14:paraId="3CAB30B2" w14:textId="77777777" w:rsidR="00451B94" w:rsidRPr="007E0D87" w:rsidRDefault="00451B94" w:rsidP="00451B94">
      <w:pPr>
        <w:pStyle w:val="TF-TEXTO"/>
      </w:pPr>
      <w:r w:rsidRPr="007E0D87">
        <w:t>O trabalho será desenvolvido observando as seguintes etapas:</w:t>
      </w:r>
    </w:p>
    <w:p w14:paraId="5FEDADE8" w14:textId="1876B958" w:rsidR="00EA47C4" w:rsidRDefault="00EA47C4" w:rsidP="00873F69">
      <w:pPr>
        <w:pStyle w:val="TF-ALNEA"/>
        <w:numPr>
          <w:ilvl w:val="0"/>
          <w:numId w:val="22"/>
        </w:numPr>
      </w:pPr>
      <w:r>
        <w:t xml:space="preserve">revisão bibliográfica: </w:t>
      </w:r>
      <w:r w:rsidR="006E1538">
        <w:t>será realizada análise da literatura selecionada, explorando as teorias, pesquisas anteriores e descobertas pertinentes ao uso da tecnologia de realidade aumentada para o ensino da disciplina de anatomia humana;</w:t>
      </w:r>
    </w:p>
    <w:p w14:paraId="3C35740C" w14:textId="5B7722B4" w:rsidR="00EA47C4" w:rsidRDefault="006E1538" w:rsidP="00873F69">
      <w:pPr>
        <w:pStyle w:val="TF-ALNEA"/>
      </w:pPr>
      <w:r>
        <w:t>elicitação de requisitos: detalhar e reavaliar os requisitos de acordo com o levantamento bibliográfico</w:t>
      </w:r>
      <w:r w:rsidR="00E32400">
        <w:t>;</w:t>
      </w:r>
    </w:p>
    <w:p w14:paraId="69B1D73C" w14:textId="07576185" w:rsidR="00EA47C4" w:rsidRDefault="00EA47C4" w:rsidP="00873F69">
      <w:pPr>
        <w:pStyle w:val="TF-ALNEA"/>
      </w:pPr>
      <w:r>
        <w:t>arquitetura e modelagem: definir a arquitetura e modelagem da aplicação utilizando técnicas de desenvolvimento como o modelo Unified Modeling Language</w:t>
      </w:r>
      <w:r w:rsidR="004B083D">
        <w:t xml:space="preserve"> (UML)</w:t>
      </w:r>
      <w:r>
        <w:t xml:space="preserve"> utilizando a ferramenta Astah</w:t>
      </w:r>
      <w:r w:rsidR="006E1538">
        <w:t>;</w:t>
      </w:r>
    </w:p>
    <w:p w14:paraId="669B01B2" w14:textId="1F4A8D4D" w:rsidR="00EA47C4" w:rsidRDefault="00EA47C4" w:rsidP="00873F69">
      <w:pPr>
        <w:pStyle w:val="TF-ALNEA"/>
      </w:pPr>
      <w:r>
        <w:t>definir o escopo: definir as estruturas anatômicas que serão utilizadas no aplicativo</w:t>
      </w:r>
      <w:r w:rsidR="00E32400">
        <w:t>;</w:t>
      </w:r>
    </w:p>
    <w:p w14:paraId="639CEEE4" w14:textId="5F61947C" w:rsidR="00EA47C4" w:rsidRDefault="00EA47C4" w:rsidP="00873F69">
      <w:pPr>
        <w:pStyle w:val="TF-ALNEA"/>
      </w:pPr>
      <w:r>
        <w:t>modelo 3D: gerar as imagens 3D dos órgãos escolhidos</w:t>
      </w:r>
      <w:r w:rsidR="00E32400">
        <w:t>;</w:t>
      </w:r>
    </w:p>
    <w:p w14:paraId="55563410" w14:textId="17E3A2E9" w:rsidR="009C771C" w:rsidRDefault="009C771C" w:rsidP="00873F69">
      <w:pPr>
        <w:pStyle w:val="TF-ALNEA"/>
      </w:pPr>
      <w:r>
        <w:t>marcadores: definir os marcadores que serão utilizados.</w:t>
      </w:r>
    </w:p>
    <w:p w14:paraId="168589E1" w14:textId="5AECC6FF" w:rsidR="00EA47C4" w:rsidRDefault="00EA47C4" w:rsidP="00873F69">
      <w:pPr>
        <w:pStyle w:val="TF-ALNEA"/>
      </w:pPr>
      <w:r>
        <w:t xml:space="preserve">implementação: implementar o aplicativo definindo as funcionalidades que serão aplicadas em cada tela utilizando o programa Unity e </w:t>
      </w:r>
      <w:r w:rsidR="006E1538">
        <w:t>o</w:t>
      </w:r>
      <w:r>
        <w:t xml:space="preserve"> Vuforia</w:t>
      </w:r>
      <w:r w:rsidR="006E1538">
        <w:t xml:space="preserve"> para o reconhecimento dos marcadores</w:t>
      </w:r>
      <w:r w:rsidR="00E32400">
        <w:t>;</w:t>
      </w:r>
    </w:p>
    <w:p w14:paraId="21D8D7D9" w14:textId="46D6FCA2" w:rsidR="002932D1" w:rsidRDefault="00EA47C4" w:rsidP="00873F69">
      <w:pPr>
        <w:pStyle w:val="TF-ALNEA"/>
      </w:pPr>
      <w:r>
        <w:t>teste com usuários: realizar teste com estudantes que utilizam o laboratório de anatomia da universidade.</w:t>
      </w:r>
    </w:p>
    <w:p w14:paraId="01558F06" w14:textId="48096FDB" w:rsidR="00451B94" w:rsidRDefault="00451B94" w:rsidP="00451B94">
      <w:pPr>
        <w:pStyle w:val="TF-TEXTO"/>
      </w:pPr>
      <w:r>
        <w:t xml:space="preserve">As etapas serão realizadas nos períodos relacionados no </w:t>
      </w:r>
      <w:r w:rsidR="0060060C">
        <w:fldChar w:fldCharType="begin"/>
      </w:r>
      <w:r w:rsidR="0060060C">
        <w:instrText xml:space="preserve"> REF _Ref98650273 \h </w:instrText>
      </w:r>
      <w:r w:rsidR="0060060C">
        <w:fldChar w:fldCharType="separate"/>
      </w:r>
      <w:r w:rsidR="00F752D2">
        <w:t xml:space="preserve">Quadro </w:t>
      </w:r>
      <w:r w:rsidR="00F752D2">
        <w:rPr>
          <w:noProof/>
        </w:rPr>
        <w:t>2</w:t>
      </w:r>
      <w:r w:rsidR="0060060C">
        <w:fldChar w:fldCharType="end"/>
      </w:r>
      <w:r>
        <w:t>.</w:t>
      </w:r>
    </w:p>
    <w:p w14:paraId="4A5C9559" w14:textId="1EFDF3DA" w:rsidR="00451B94" w:rsidRPr="007E0D87" w:rsidRDefault="0060060C" w:rsidP="005B2E12">
      <w:pPr>
        <w:pStyle w:val="TF-LEGENDA"/>
      </w:pPr>
      <w:bookmarkStart w:id="43" w:name="_Ref98650273"/>
      <w:r>
        <w:t xml:space="preserve">Quadro </w:t>
      </w:r>
      <w:r>
        <w:fldChar w:fldCharType="begin"/>
      </w:r>
      <w:r>
        <w:instrText xml:space="preserve"> SEQ Quadro \* ARABIC </w:instrText>
      </w:r>
      <w:r>
        <w:fldChar w:fldCharType="separate"/>
      </w:r>
      <w:r w:rsidR="00F752D2">
        <w:rPr>
          <w:noProof/>
        </w:rPr>
        <w:t>2</w:t>
      </w:r>
      <w:r>
        <w:rPr>
          <w:noProof/>
        </w:rPr>
        <w:fldChar w:fldCharType="end"/>
      </w:r>
      <w:bookmarkEnd w:id="43"/>
      <w:r w:rsidR="00451B94"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66A35E9D"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CDA4BB3"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3D970B90" w14:textId="107967B2" w:rsidR="00451B94" w:rsidRPr="007E0D87" w:rsidRDefault="00FC6E76" w:rsidP="00470C41">
            <w:pPr>
              <w:pStyle w:val="TF-TEXTOQUADROCentralizado"/>
            </w:pPr>
            <w:r>
              <w:t>2024</w:t>
            </w:r>
          </w:p>
        </w:tc>
      </w:tr>
      <w:tr w:rsidR="00451B94" w:rsidRPr="007E0D87" w14:paraId="24A61F86" w14:textId="77777777" w:rsidTr="00E51601">
        <w:trPr>
          <w:cantSplit/>
          <w:jc w:val="center"/>
        </w:trPr>
        <w:tc>
          <w:tcPr>
            <w:tcW w:w="6171" w:type="dxa"/>
            <w:tcBorders>
              <w:top w:val="nil"/>
              <w:left w:val="single" w:sz="4" w:space="0" w:color="auto"/>
              <w:bottom w:val="nil"/>
            </w:tcBorders>
            <w:shd w:val="clear" w:color="auto" w:fill="A6A6A6"/>
          </w:tcPr>
          <w:p w14:paraId="24719BEE" w14:textId="77777777" w:rsidR="00451B94" w:rsidRPr="007E0D87" w:rsidRDefault="00451B94" w:rsidP="00470C41">
            <w:pPr>
              <w:pStyle w:val="TF-TEXTOQUADRO"/>
            </w:pPr>
          </w:p>
        </w:tc>
        <w:tc>
          <w:tcPr>
            <w:tcW w:w="557" w:type="dxa"/>
            <w:gridSpan w:val="2"/>
            <w:shd w:val="clear" w:color="auto" w:fill="A6A6A6"/>
          </w:tcPr>
          <w:p w14:paraId="3577CCB5" w14:textId="06FF2333" w:rsidR="00451B94" w:rsidRPr="007E0D87" w:rsidRDefault="00EA47C4" w:rsidP="00470C41">
            <w:pPr>
              <w:pStyle w:val="TF-TEXTOQUADROCentralizado"/>
            </w:pPr>
            <w:r>
              <w:t>ago.</w:t>
            </w:r>
          </w:p>
        </w:tc>
        <w:tc>
          <w:tcPr>
            <w:tcW w:w="568" w:type="dxa"/>
            <w:gridSpan w:val="2"/>
            <w:shd w:val="clear" w:color="auto" w:fill="A6A6A6"/>
          </w:tcPr>
          <w:p w14:paraId="4FF50E06" w14:textId="2F004675" w:rsidR="00451B94" w:rsidRPr="007E0D87" w:rsidRDefault="00A10F0C" w:rsidP="00470C41">
            <w:pPr>
              <w:pStyle w:val="TF-TEXTOQUADROCentralizado"/>
            </w:pPr>
            <w:r>
              <w:t>s</w:t>
            </w:r>
            <w:r w:rsidR="00EA47C4">
              <w:t>et.</w:t>
            </w:r>
          </w:p>
        </w:tc>
        <w:tc>
          <w:tcPr>
            <w:tcW w:w="568" w:type="dxa"/>
            <w:gridSpan w:val="2"/>
            <w:shd w:val="clear" w:color="auto" w:fill="A6A6A6"/>
          </w:tcPr>
          <w:p w14:paraId="0727E6F5" w14:textId="6768E4F2" w:rsidR="00451B94" w:rsidRPr="007E0D87" w:rsidRDefault="00A10F0C" w:rsidP="00A10F0C">
            <w:pPr>
              <w:pStyle w:val="TF-TEXTOQUADROCentralizado"/>
              <w:jc w:val="left"/>
            </w:pPr>
            <w:r>
              <w:t xml:space="preserve"> out.</w:t>
            </w:r>
          </w:p>
        </w:tc>
        <w:tc>
          <w:tcPr>
            <w:tcW w:w="568" w:type="dxa"/>
            <w:gridSpan w:val="2"/>
            <w:shd w:val="clear" w:color="auto" w:fill="A6A6A6"/>
          </w:tcPr>
          <w:p w14:paraId="20D3F243" w14:textId="1E2044CC" w:rsidR="00451B94" w:rsidRPr="007E0D87" w:rsidRDefault="00A10F0C" w:rsidP="00470C41">
            <w:pPr>
              <w:pStyle w:val="TF-TEXTOQUADROCentralizado"/>
            </w:pPr>
            <w:r>
              <w:t>nov.</w:t>
            </w:r>
          </w:p>
        </w:tc>
        <w:tc>
          <w:tcPr>
            <w:tcW w:w="573" w:type="dxa"/>
            <w:gridSpan w:val="2"/>
            <w:shd w:val="clear" w:color="auto" w:fill="A6A6A6"/>
          </w:tcPr>
          <w:p w14:paraId="7E01C316" w14:textId="5C7C73F4" w:rsidR="00451B94" w:rsidRPr="007E0D87" w:rsidRDefault="00A10F0C" w:rsidP="00470C41">
            <w:pPr>
              <w:pStyle w:val="TF-TEXTOQUADROCentralizado"/>
            </w:pPr>
            <w:r>
              <w:t>dez.</w:t>
            </w:r>
          </w:p>
        </w:tc>
      </w:tr>
      <w:tr w:rsidR="00451B94" w:rsidRPr="007E0D87" w14:paraId="3EFCC0CF" w14:textId="77777777" w:rsidTr="00E51601">
        <w:trPr>
          <w:cantSplit/>
          <w:jc w:val="center"/>
        </w:trPr>
        <w:tc>
          <w:tcPr>
            <w:tcW w:w="6171" w:type="dxa"/>
            <w:tcBorders>
              <w:top w:val="nil"/>
              <w:left w:val="single" w:sz="4" w:space="0" w:color="auto"/>
            </w:tcBorders>
            <w:shd w:val="clear" w:color="auto" w:fill="A6A6A6"/>
          </w:tcPr>
          <w:p w14:paraId="14142D53"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651B943B"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E12756C"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52F8FD8"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CAE229E"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F72D65F"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5396E595"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EF2749F"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670DC65"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2C3C000"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2AA9610C" w14:textId="77777777" w:rsidR="00451B94" w:rsidRPr="007E0D87" w:rsidRDefault="00451B94" w:rsidP="00470C41">
            <w:pPr>
              <w:pStyle w:val="TF-TEXTOQUADROCentralizado"/>
            </w:pPr>
            <w:r w:rsidRPr="007E0D87">
              <w:t>2</w:t>
            </w:r>
          </w:p>
        </w:tc>
      </w:tr>
      <w:tr w:rsidR="00451B94" w:rsidRPr="007E0D87" w14:paraId="5A083E15" w14:textId="77777777" w:rsidTr="007214E3">
        <w:trPr>
          <w:jc w:val="center"/>
        </w:trPr>
        <w:tc>
          <w:tcPr>
            <w:tcW w:w="6171" w:type="dxa"/>
            <w:tcBorders>
              <w:left w:val="single" w:sz="4" w:space="0" w:color="auto"/>
            </w:tcBorders>
          </w:tcPr>
          <w:p w14:paraId="017D9F91" w14:textId="5A0F1315" w:rsidR="00451B94" w:rsidRPr="007E0D87" w:rsidRDefault="00EA47C4" w:rsidP="00470C41">
            <w:pPr>
              <w:pStyle w:val="TF-TEXTOQUADRO"/>
              <w:rPr>
                <w:bCs/>
              </w:rPr>
            </w:pPr>
            <w:r>
              <w:rPr>
                <w:bCs/>
              </w:rPr>
              <w:t>revisão bibliográfica</w:t>
            </w:r>
          </w:p>
        </w:tc>
        <w:tc>
          <w:tcPr>
            <w:tcW w:w="273" w:type="dxa"/>
            <w:tcBorders>
              <w:bottom w:val="single" w:sz="4" w:space="0" w:color="auto"/>
            </w:tcBorders>
          </w:tcPr>
          <w:p w14:paraId="4B5F3366" w14:textId="2D793873" w:rsidR="00451B94" w:rsidRPr="007E0D87" w:rsidRDefault="00A10F0C" w:rsidP="00470C41">
            <w:pPr>
              <w:pStyle w:val="TF-TEXTOQUADROCentralizado"/>
            </w:pPr>
            <w:r>
              <w:t>x</w:t>
            </w:r>
          </w:p>
        </w:tc>
        <w:tc>
          <w:tcPr>
            <w:tcW w:w="284" w:type="dxa"/>
            <w:tcBorders>
              <w:bottom w:val="single" w:sz="4" w:space="0" w:color="auto"/>
            </w:tcBorders>
          </w:tcPr>
          <w:p w14:paraId="1E43B2F7" w14:textId="3B8525FA" w:rsidR="00451B94" w:rsidRPr="007E0D87" w:rsidRDefault="00451B94" w:rsidP="00470C41">
            <w:pPr>
              <w:pStyle w:val="TF-TEXTOQUADROCentralizado"/>
            </w:pPr>
          </w:p>
        </w:tc>
        <w:tc>
          <w:tcPr>
            <w:tcW w:w="284" w:type="dxa"/>
            <w:tcBorders>
              <w:bottom w:val="single" w:sz="4" w:space="0" w:color="auto"/>
            </w:tcBorders>
          </w:tcPr>
          <w:p w14:paraId="263563AE" w14:textId="77777777" w:rsidR="00451B94" w:rsidRPr="007E0D87" w:rsidRDefault="00451B94" w:rsidP="00470C41">
            <w:pPr>
              <w:pStyle w:val="TF-TEXTOQUADROCentralizado"/>
            </w:pPr>
          </w:p>
        </w:tc>
        <w:tc>
          <w:tcPr>
            <w:tcW w:w="284" w:type="dxa"/>
            <w:tcBorders>
              <w:bottom w:val="single" w:sz="4" w:space="0" w:color="auto"/>
            </w:tcBorders>
          </w:tcPr>
          <w:p w14:paraId="693DDBA8" w14:textId="77777777" w:rsidR="00451B94" w:rsidRPr="007E0D87" w:rsidRDefault="00451B94" w:rsidP="00470C41">
            <w:pPr>
              <w:pStyle w:val="TF-TEXTOQUADROCentralizado"/>
            </w:pPr>
          </w:p>
        </w:tc>
        <w:tc>
          <w:tcPr>
            <w:tcW w:w="284" w:type="dxa"/>
            <w:tcBorders>
              <w:bottom w:val="single" w:sz="4" w:space="0" w:color="auto"/>
            </w:tcBorders>
          </w:tcPr>
          <w:p w14:paraId="0520A6E2" w14:textId="77777777" w:rsidR="00451B94" w:rsidRPr="007E0D87" w:rsidRDefault="00451B94" w:rsidP="00470C41">
            <w:pPr>
              <w:pStyle w:val="TF-TEXTOQUADROCentralizado"/>
            </w:pPr>
          </w:p>
        </w:tc>
        <w:tc>
          <w:tcPr>
            <w:tcW w:w="284" w:type="dxa"/>
            <w:tcBorders>
              <w:bottom w:val="single" w:sz="4" w:space="0" w:color="auto"/>
            </w:tcBorders>
          </w:tcPr>
          <w:p w14:paraId="50AEE053" w14:textId="77777777" w:rsidR="00451B94" w:rsidRPr="007E0D87" w:rsidRDefault="00451B94" w:rsidP="00470C41">
            <w:pPr>
              <w:pStyle w:val="TF-TEXTOQUADROCentralizado"/>
            </w:pPr>
          </w:p>
        </w:tc>
        <w:tc>
          <w:tcPr>
            <w:tcW w:w="284" w:type="dxa"/>
            <w:tcBorders>
              <w:bottom w:val="single" w:sz="4" w:space="0" w:color="auto"/>
            </w:tcBorders>
          </w:tcPr>
          <w:p w14:paraId="5FE0C125" w14:textId="77777777" w:rsidR="00451B94" w:rsidRPr="007E0D87" w:rsidRDefault="00451B94" w:rsidP="00470C41">
            <w:pPr>
              <w:pStyle w:val="TF-TEXTOQUADROCentralizado"/>
            </w:pPr>
          </w:p>
        </w:tc>
        <w:tc>
          <w:tcPr>
            <w:tcW w:w="284" w:type="dxa"/>
            <w:tcBorders>
              <w:bottom w:val="single" w:sz="4" w:space="0" w:color="auto"/>
            </w:tcBorders>
          </w:tcPr>
          <w:p w14:paraId="4C5E7EFC" w14:textId="77777777" w:rsidR="00451B94" w:rsidRPr="007E0D87" w:rsidRDefault="00451B94" w:rsidP="00470C41">
            <w:pPr>
              <w:pStyle w:val="TF-TEXTOQUADROCentralizado"/>
            </w:pPr>
          </w:p>
        </w:tc>
        <w:tc>
          <w:tcPr>
            <w:tcW w:w="284" w:type="dxa"/>
            <w:tcBorders>
              <w:bottom w:val="single" w:sz="4" w:space="0" w:color="auto"/>
            </w:tcBorders>
          </w:tcPr>
          <w:p w14:paraId="603A5B84" w14:textId="77777777" w:rsidR="00451B94" w:rsidRPr="007E0D87" w:rsidRDefault="00451B94" w:rsidP="00470C41">
            <w:pPr>
              <w:pStyle w:val="TF-TEXTOQUADROCentralizado"/>
            </w:pPr>
          </w:p>
        </w:tc>
        <w:tc>
          <w:tcPr>
            <w:tcW w:w="289" w:type="dxa"/>
          </w:tcPr>
          <w:p w14:paraId="39D5CC37" w14:textId="77777777" w:rsidR="00451B94" w:rsidRPr="007E0D87" w:rsidRDefault="00451B94" w:rsidP="00470C41">
            <w:pPr>
              <w:pStyle w:val="TF-TEXTOQUADROCentralizado"/>
            </w:pPr>
          </w:p>
        </w:tc>
      </w:tr>
      <w:tr w:rsidR="00451B94" w:rsidRPr="007E0D87" w14:paraId="731A34DF" w14:textId="77777777" w:rsidTr="007214E3">
        <w:trPr>
          <w:jc w:val="center"/>
        </w:trPr>
        <w:tc>
          <w:tcPr>
            <w:tcW w:w="6171" w:type="dxa"/>
            <w:tcBorders>
              <w:left w:val="single" w:sz="4" w:space="0" w:color="auto"/>
            </w:tcBorders>
          </w:tcPr>
          <w:p w14:paraId="09429F3F" w14:textId="51612C7E" w:rsidR="00451B94" w:rsidRPr="007E0D87" w:rsidRDefault="002932D1" w:rsidP="00470C41">
            <w:pPr>
              <w:pStyle w:val="TF-TEXTOQUADRO"/>
            </w:pPr>
            <w:r>
              <w:t>e</w:t>
            </w:r>
            <w:r w:rsidR="006E1538">
              <w:t>licitação de</w:t>
            </w:r>
            <w:r w:rsidR="00EA47C4">
              <w:t xml:space="preserve"> requisitos</w:t>
            </w:r>
          </w:p>
        </w:tc>
        <w:tc>
          <w:tcPr>
            <w:tcW w:w="273" w:type="dxa"/>
            <w:tcBorders>
              <w:top w:val="single" w:sz="4" w:space="0" w:color="auto"/>
            </w:tcBorders>
          </w:tcPr>
          <w:p w14:paraId="5BE3F1C7" w14:textId="778234F7" w:rsidR="00451B94" w:rsidRPr="007E0D87" w:rsidRDefault="00A10F0C" w:rsidP="00470C41">
            <w:pPr>
              <w:pStyle w:val="TF-TEXTOQUADROCentralizado"/>
            </w:pPr>
            <w:r>
              <w:t>x</w:t>
            </w:r>
          </w:p>
        </w:tc>
        <w:tc>
          <w:tcPr>
            <w:tcW w:w="284" w:type="dxa"/>
            <w:tcBorders>
              <w:top w:val="single" w:sz="4" w:space="0" w:color="auto"/>
            </w:tcBorders>
          </w:tcPr>
          <w:p w14:paraId="52BF3A7B" w14:textId="30580358" w:rsidR="00451B94" w:rsidRPr="007E0D87" w:rsidRDefault="00451B94" w:rsidP="00470C41">
            <w:pPr>
              <w:pStyle w:val="TF-TEXTOQUADROCentralizado"/>
            </w:pPr>
          </w:p>
        </w:tc>
        <w:tc>
          <w:tcPr>
            <w:tcW w:w="284" w:type="dxa"/>
            <w:tcBorders>
              <w:top w:val="single" w:sz="4" w:space="0" w:color="auto"/>
            </w:tcBorders>
          </w:tcPr>
          <w:p w14:paraId="0D335CB3" w14:textId="77777777" w:rsidR="00451B94" w:rsidRPr="007E0D87" w:rsidRDefault="00451B94" w:rsidP="00470C41">
            <w:pPr>
              <w:pStyle w:val="TF-TEXTOQUADROCentralizado"/>
            </w:pPr>
          </w:p>
        </w:tc>
        <w:tc>
          <w:tcPr>
            <w:tcW w:w="284" w:type="dxa"/>
            <w:tcBorders>
              <w:top w:val="single" w:sz="4" w:space="0" w:color="auto"/>
            </w:tcBorders>
          </w:tcPr>
          <w:p w14:paraId="0677F49B" w14:textId="77777777" w:rsidR="00451B94" w:rsidRPr="007E0D87" w:rsidRDefault="00451B94" w:rsidP="00470C41">
            <w:pPr>
              <w:pStyle w:val="TF-TEXTOQUADROCentralizado"/>
            </w:pPr>
          </w:p>
        </w:tc>
        <w:tc>
          <w:tcPr>
            <w:tcW w:w="284" w:type="dxa"/>
            <w:tcBorders>
              <w:top w:val="single" w:sz="4" w:space="0" w:color="auto"/>
            </w:tcBorders>
          </w:tcPr>
          <w:p w14:paraId="42EF8CEA" w14:textId="77777777" w:rsidR="00451B94" w:rsidRPr="007E0D87" w:rsidRDefault="00451B94" w:rsidP="00470C41">
            <w:pPr>
              <w:pStyle w:val="TF-TEXTOQUADROCentralizado"/>
            </w:pPr>
          </w:p>
        </w:tc>
        <w:tc>
          <w:tcPr>
            <w:tcW w:w="284" w:type="dxa"/>
            <w:tcBorders>
              <w:top w:val="single" w:sz="4" w:space="0" w:color="auto"/>
            </w:tcBorders>
          </w:tcPr>
          <w:p w14:paraId="7AFDC618" w14:textId="77777777" w:rsidR="00451B94" w:rsidRPr="007E0D87" w:rsidRDefault="00451B94" w:rsidP="00470C41">
            <w:pPr>
              <w:pStyle w:val="TF-TEXTOQUADROCentralizado"/>
            </w:pPr>
          </w:p>
        </w:tc>
        <w:tc>
          <w:tcPr>
            <w:tcW w:w="284" w:type="dxa"/>
            <w:tcBorders>
              <w:top w:val="single" w:sz="4" w:space="0" w:color="auto"/>
            </w:tcBorders>
          </w:tcPr>
          <w:p w14:paraId="74A585CB" w14:textId="77777777" w:rsidR="00451B94" w:rsidRPr="007E0D87" w:rsidRDefault="00451B94" w:rsidP="00470C41">
            <w:pPr>
              <w:pStyle w:val="TF-TEXTOQUADROCentralizado"/>
            </w:pPr>
          </w:p>
        </w:tc>
        <w:tc>
          <w:tcPr>
            <w:tcW w:w="284" w:type="dxa"/>
            <w:tcBorders>
              <w:top w:val="single" w:sz="4" w:space="0" w:color="auto"/>
            </w:tcBorders>
          </w:tcPr>
          <w:p w14:paraId="0D0ABF59" w14:textId="77777777" w:rsidR="00451B94" w:rsidRPr="007E0D87" w:rsidRDefault="00451B94" w:rsidP="00470C41">
            <w:pPr>
              <w:pStyle w:val="TF-TEXTOQUADROCentralizado"/>
            </w:pPr>
          </w:p>
        </w:tc>
        <w:tc>
          <w:tcPr>
            <w:tcW w:w="284" w:type="dxa"/>
            <w:tcBorders>
              <w:top w:val="single" w:sz="4" w:space="0" w:color="auto"/>
            </w:tcBorders>
          </w:tcPr>
          <w:p w14:paraId="705B83E2" w14:textId="77777777" w:rsidR="00451B94" w:rsidRPr="007E0D87" w:rsidRDefault="00451B94" w:rsidP="00470C41">
            <w:pPr>
              <w:pStyle w:val="TF-TEXTOQUADROCentralizado"/>
            </w:pPr>
          </w:p>
        </w:tc>
        <w:tc>
          <w:tcPr>
            <w:tcW w:w="289" w:type="dxa"/>
          </w:tcPr>
          <w:p w14:paraId="01DF6B0B" w14:textId="77777777" w:rsidR="00451B94" w:rsidRPr="007E0D87" w:rsidRDefault="00451B94" w:rsidP="00470C41">
            <w:pPr>
              <w:pStyle w:val="TF-TEXTOQUADROCentralizado"/>
            </w:pPr>
          </w:p>
        </w:tc>
      </w:tr>
      <w:tr w:rsidR="00451B94" w:rsidRPr="007E0D87" w14:paraId="163ADF4C" w14:textId="77777777" w:rsidTr="007214E3">
        <w:trPr>
          <w:jc w:val="center"/>
        </w:trPr>
        <w:tc>
          <w:tcPr>
            <w:tcW w:w="6171" w:type="dxa"/>
            <w:tcBorders>
              <w:left w:val="single" w:sz="4" w:space="0" w:color="auto"/>
            </w:tcBorders>
          </w:tcPr>
          <w:p w14:paraId="4F6B51D7" w14:textId="2B6DD07F" w:rsidR="00451B94" w:rsidRPr="007E0D87" w:rsidRDefault="00EA47C4" w:rsidP="00470C41">
            <w:pPr>
              <w:pStyle w:val="TF-TEXTOQUADRO"/>
            </w:pPr>
            <w:r>
              <w:t>arquitetura e modelagem</w:t>
            </w:r>
          </w:p>
        </w:tc>
        <w:tc>
          <w:tcPr>
            <w:tcW w:w="273" w:type="dxa"/>
            <w:tcBorders>
              <w:bottom w:val="single" w:sz="4" w:space="0" w:color="auto"/>
            </w:tcBorders>
          </w:tcPr>
          <w:p w14:paraId="632F7534" w14:textId="492DBB95" w:rsidR="00451B94" w:rsidRPr="007E0D87" w:rsidRDefault="00A10F0C" w:rsidP="00470C41">
            <w:pPr>
              <w:pStyle w:val="TF-TEXTOQUADROCentralizado"/>
            </w:pPr>
            <w:r>
              <w:t>x</w:t>
            </w:r>
          </w:p>
        </w:tc>
        <w:tc>
          <w:tcPr>
            <w:tcW w:w="284" w:type="dxa"/>
            <w:tcBorders>
              <w:bottom w:val="single" w:sz="4" w:space="0" w:color="auto"/>
            </w:tcBorders>
          </w:tcPr>
          <w:p w14:paraId="2EB02C66" w14:textId="77777777" w:rsidR="00451B94" w:rsidRPr="007E0D87" w:rsidRDefault="00451B94" w:rsidP="00470C41">
            <w:pPr>
              <w:pStyle w:val="TF-TEXTOQUADROCentralizado"/>
            </w:pPr>
          </w:p>
        </w:tc>
        <w:tc>
          <w:tcPr>
            <w:tcW w:w="284" w:type="dxa"/>
            <w:tcBorders>
              <w:bottom w:val="single" w:sz="4" w:space="0" w:color="auto"/>
            </w:tcBorders>
          </w:tcPr>
          <w:p w14:paraId="37A41D19" w14:textId="77777777" w:rsidR="00451B94" w:rsidRPr="007E0D87" w:rsidRDefault="00451B94" w:rsidP="00470C41">
            <w:pPr>
              <w:pStyle w:val="TF-TEXTOQUADROCentralizado"/>
            </w:pPr>
          </w:p>
        </w:tc>
        <w:tc>
          <w:tcPr>
            <w:tcW w:w="284" w:type="dxa"/>
            <w:tcBorders>
              <w:bottom w:val="single" w:sz="4" w:space="0" w:color="auto"/>
            </w:tcBorders>
          </w:tcPr>
          <w:p w14:paraId="2DFD0BF8" w14:textId="77777777" w:rsidR="00451B94" w:rsidRPr="007E0D87" w:rsidRDefault="00451B94" w:rsidP="00470C41">
            <w:pPr>
              <w:pStyle w:val="TF-TEXTOQUADROCentralizado"/>
            </w:pPr>
          </w:p>
        </w:tc>
        <w:tc>
          <w:tcPr>
            <w:tcW w:w="284" w:type="dxa"/>
            <w:tcBorders>
              <w:bottom w:val="single" w:sz="4" w:space="0" w:color="auto"/>
            </w:tcBorders>
          </w:tcPr>
          <w:p w14:paraId="5FC0F24C" w14:textId="77777777" w:rsidR="00451B94" w:rsidRPr="007E0D87" w:rsidRDefault="00451B94" w:rsidP="00470C41">
            <w:pPr>
              <w:pStyle w:val="TF-TEXTOQUADROCentralizado"/>
            </w:pPr>
          </w:p>
        </w:tc>
        <w:tc>
          <w:tcPr>
            <w:tcW w:w="284" w:type="dxa"/>
            <w:tcBorders>
              <w:bottom w:val="single" w:sz="4" w:space="0" w:color="auto"/>
            </w:tcBorders>
          </w:tcPr>
          <w:p w14:paraId="081C3936" w14:textId="77777777" w:rsidR="00451B94" w:rsidRPr="007E0D87" w:rsidRDefault="00451B94" w:rsidP="00470C41">
            <w:pPr>
              <w:pStyle w:val="TF-TEXTOQUADROCentralizado"/>
            </w:pPr>
          </w:p>
        </w:tc>
        <w:tc>
          <w:tcPr>
            <w:tcW w:w="284" w:type="dxa"/>
            <w:tcBorders>
              <w:bottom w:val="single" w:sz="4" w:space="0" w:color="auto"/>
            </w:tcBorders>
          </w:tcPr>
          <w:p w14:paraId="3DCB79CD" w14:textId="77777777" w:rsidR="00451B94" w:rsidRPr="007E0D87" w:rsidRDefault="00451B94" w:rsidP="00470C41">
            <w:pPr>
              <w:pStyle w:val="TF-TEXTOQUADROCentralizado"/>
            </w:pPr>
          </w:p>
        </w:tc>
        <w:tc>
          <w:tcPr>
            <w:tcW w:w="284" w:type="dxa"/>
            <w:tcBorders>
              <w:bottom w:val="single" w:sz="4" w:space="0" w:color="auto"/>
            </w:tcBorders>
          </w:tcPr>
          <w:p w14:paraId="420C7541" w14:textId="77777777" w:rsidR="00451B94" w:rsidRPr="007E0D87" w:rsidRDefault="00451B94" w:rsidP="00470C41">
            <w:pPr>
              <w:pStyle w:val="TF-TEXTOQUADROCentralizado"/>
            </w:pPr>
          </w:p>
        </w:tc>
        <w:tc>
          <w:tcPr>
            <w:tcW w:w="284" w:type="dxa"/>
            <w:tcBorders>
              <w:bottom w:val="single" w:sz="4" w:space="0" w:color="auto"/>
            </w:tcBorders>
          </w:tcPr>
          <w:p w14:paraId="72FB18E6" w14:textId="77777777" w:rsidR="00451B94" w:rsidRPr="007E0D87" w:rsidRDefault="00451B94" w:rsidP="00470C41">
            <w:pPr>
              <w:pStyle w:val="TF-TEXTOQUADROCentralizado"/>
            </w:pPr>
          </w:p>
        </w:tc>
        <w:tc>
          <w:tcPr>
            <w:tcW w:w="289" w:type="dxa"/>
          </w:tcPr>
          <w:p w14:paraId="25F72B0A" w14:textId="77777777" w:rsidR="00451B94" w:rsidRPr="007E0D87" w:rsidRDefault="00451B94" w:rsidP="00470C41">
            <w:pPr>
              <w:pStyle w:val="TF-TEXTOQUADROCentralizado"/>
            </w:pPr>
          </w:p>
        </w:tc>
      </w:tr>
      <w:tr w:rsidR="00451B94" w:rsidRPr="007E0D87" w14:paraId="261AAEE9" w14:textId="77777777" w:rsidTr="00EA47C4">
        <w:trPr>
          <w:jc w:val="center"/>
        </w:trPr>
        <w:tc>
          <w:tcPr>
            <w:tcW w:w="6171" w:type="dxa"/>
            <w:tcBorders>
              <w:left w:val="single" w:sz="4" w:space="0" w:color="auto"/>
            </w:tcBorders>
          </w:tcPr>
          <w:p w14:paraId="6B953714" w14:textId="3EB740EC" w:rsidR="00451B94" w:rsidRPr="007E0D87" w:rsidRDefault="00EA47C4" w:rsidP="00470C41">
            <w:pPr>
              <w:pStyle w:val="TF-TEXTOQUADRO"/>
            </w:pPr>
            <w:r>
              <w:t>definir escopo</w:t>
            </w:r>
          </w:p>
        </w:tc>
        <w:tc>
          <w:tcPr>
            <w:tcW w:w="273" w:type="dxa"/>
          </w:tcPr>
          <w:p w14:paraId="566EFD9D" w14:textId="7227C50D" w:rsidR="00451B94" w:rsidRPr="007E0D87" w:rsidRDefault="00A10F0C" w:rsidP="00470C41">
            <w:pPr>
              <w:pStyle w:val="TF-TEXTOQUADROCentralizado"/>
            </w:pPr>
            <w:r>
              <w:t>x</w:t>
            </w:r>
          </w:p>
        </w:tc>
        <w:tc>
          <w:tcPr>
            <w:tcW w:w="284" w:type="dxa"/>
          </w:tcPr>
          <w:p w14:paraId="7B0459E8" w14:textId="7ABF7038" w:rsidR="00451B94" w:rsidRPr="007E0D87" w:rsidRDefault="00A10F0C" w:rsidP="00470C41">
            <w:pPr>
              <w:pStyle w:val="TF-TEXTOQUADROCentralizado"/>
            </w:pPr>
            <w:r>
              <w:t>x</w:t>
            </w:r>
          </w:p>
        </w:tc>
        <w:tc>
          <w:tcPr>
            <w:tcW w:w="284" w:type="dxa"/>
          </w:tcPr>
          <w:p w14:paraId="70FA0C5E" w14:textId="77777777" w:rsidR="00451B94" w:rsidRPr="007E0D87" w:rsidRDefault="00451B94" w:rsidP="00470C41">
            <w:pPr>
              <w:pStyle w:val="TF-TEXTOQUADROCentralizado"/>
            </w:pPr>
          </w:p>
        </w:tc>
        <w:tc>
          <w:tcPr>
            <w:tcW w:w="284" w:type="dxa"/>
          </w:tcPr>
          <w:p w14:paraId="43B9725A" w14:textId="77777777" w:rsidR="00451B94" w:rsidRPr="007E0D87" w:rsidRDefault="00451B94" w:rsidP="00470C41">
            <w:pPr>
              <w:pStyle w:val="TF-TEXTOQUADROCentralizado"/>
            </w:pPr>
          </w:p>
        </w:tc>
        <w:tc>
          <w:tcPr>
            <w:tcW w:w="284" w:type="dxa"/>
          </w:tcPr>
          <w:p w14:paraId="3C64B871" w14:textId="77777777" w:rsidR="00451B94" w:rsidRPr="007E0D87" w:rsidRDefault="00451B94" w:rsidP="00470C41">
            <w:pPr>
              <w:pStyle w:val="TF-TEXTOQUADROCentralizado"/>
            </w:pPr>
          </w:p>
        </w:tc>
        <w:tc>
          <w:tcPr>
            <w:tcW w:w="284" w:type="dxa"/>
          </w:tcPr>
          <w:p w14:paraId="7F04A768" w14:textId="77777777" w:rsidR="00451B94" w:rsidRPr="007E0D87" w:rsidRDefault="00451B94" w:rsidP="00470C41">
            <w:pPr>
              <w:pStyle w:val="TF-TEXTOQUADROCentralizado"/>
            </w:pPr>
          </w:p>
        </w:tc>
        <w:tc>
          <w:tcPr>
            <w:tcW w:w="284" w:type="dxa"/>
          </w:tcPr>
          <w:p w14:paraId="7097313F" w14:textId="77777777" w:rsidR="00451B94" w:rsidRPr="007E0D87" w:rsidRDefault="00451B94" w:rsidP="00470C41">
            <w:pPr>
              <w:pStyle w:val="TF-TEXTOQUADROCentralizado"/>
            </w:pPr>
          </w:p>
        </w:tc>
        <w:tc>
          <w:tcPr>
            <w:tcW w:w="284" w:type="dxa"/>
          </w:tcPr>
          <w:p w14:paraId="73493073" w14:textId="77777777" w:rsidR="00451B94" w:rsidRPr="007E0D87" w:rsidRDefault="00451B94" w:rsidP="00470C41">
            <w:pPr>
              <w:pStyle w:val="TF-TEXTOQUADROCentralizado"/>
            </w:pPr>
          </w:p>
        </w:tc>
        <w:tc>
          <w:tcPr>
            <w:tcW w:w="284" w:type="dxa"/>
          </w:tcPr>
          <w:p w14:paraId="59D4A1A3" w14:textId="77777777" w:rsidR="00451B94" w:rsidRPr="007E0D87" w:rsidRDefault="00451B94" w:rsidP="00470C41">
            <w:pPr>
              <w:pStyle w:val="TF-TEXTOQUADROCentralizado"/>
            </w:pPr>
          </w:p>
        </w:tc>
        <w:tc>
          <w:tcPr>
            <w:tcW w:w="289" w:type="dxa"/>
          </w:tcPr>
          <w:p w14:paraId="4D49DFC7" w14:textId="77777777" w:rsidR="00451B94" w:rsidRPr="007E0D87" w:rsidRDefault="00451B94" w:rsidP="00470C41">
            <w:pPr>
              <w:pStyle w:val="TF-TEXTOQUADROCentralizado"/>
            </w:pPr>
          </w:p>
        </w:tc>
      </w:tr>
      <w:tr w:rsidR="00EA47C4" w:rsidRPr="007E0D87" w14:paraId="2F76BA20" w14:textId="77777777" w:rsidTr="00EA47C4">
        <w:trPr>
          <w:jc w:val="center"/>
        </w:trPr>
        <w:tc>
          <w:tcPr>
            <w:tcW w:w="6171" w:type="dxa"/>
            <w:tcBorders>
              <w:left w:val="single" w:sz="4" w:space="0" w:color="auto"/>
            </w:tcBorders>
          </w:tcPr>
          <w:p w14:paraId="4785360D" w14:textId="1F3067F3" w:rsidR="00EA47C4" w:rsidRPr="007E0D87" w:rsidRDefault="00EA47C4" w:rsidP="00470C41">
            <w:pPr>
              <w:pStyle w:val="TF-TEXTOQUADRO"/>
            </w:pPr>
            <w:r>
              <w:t>modelo 3D</w:t>
            </w:r>
          </w:p>
        </w:tc>
        <w:tc>
          <w:tcPr>
            <w:tcW w:w="273" w:type="dxa"/>
          </w:tcPr>
          <w:p w14:paraId="5C776205" w14:textId="77777777" w:rsidR="00EA47C4" w:rsidRPr="007E0D87" w:rsidRDefault="00EA47C4" w:rsidP="00470C41">
            <w:pPr>
              <w:pStyle w:val="TF-TEXTOQUADROCentralizado"/>
            </w:pPr>
          </w:p>
        </w:tc>
        <w:tc>
          <w:tcPr>
            <w:tcW w:w="284" w:type="dxa"/>
          </w:tcPr>
          <w:p w14:paraId="6AF836BA" w14:textId="77777777" w:rsidR="00EA47C4" w:rsidRPr="007E0D87" w:rsidRDefault="00EA47C4" w:rsidP="00470C41">
            <w:pPr>
              <w:pStyle w:val="TF-TEXTOQUADROCentralizado"/>
            </w:pPr>
          </w:p>
        </w:tc>
        <w:tc>
          <w:tcPr>
            <w:tcW w:w="284" w:type="dxa"/>
          </w:tcPr>
          <w:p w14:paraId="4F586066" w14:textId="1D4105DD" w:rsidR="00EA47C4" w:rsidRPr="007E0D87" w:rsidRDefault="00A10F0C" w:rsidP="00470C41">
            <w:pPr>
              <w:pStyle w:val="TF-TEXTOQUADROCentralizado"/>
            </w:pPr>
            <w:r>
              <w:t>x</w:t>
            </w:r>
          </w:p>
        </w:tc>
        <w:tc>
          <w:tcPr>
            <w:tcW w:w="284" w:type="dxa"/>
          </w:tcPr>
          <w:p w14:paraId="0C771960" w14:textId="1961D4F4" w:rsidR="00EA47C4" w:rsidRPr="007E0D87" w:rsidRDefault="00EA47C4" w:rsidP="00470C41">
            <w:pPr>
              <w:pStyle w:val="TF-TEXTOQUADROCentralizado"/>
            </w:pPr>
          </w:p>
        </w:tc>
        <w:tc>
          <w:tcPr>
            <w:tcW w:w="284" w:type="dxa"/>
          </w:tcPr>
          <w:p w14:paraId="50153611" w14:textId="77777777" w:rsidR="00EA47C4" w:rsidRPr="007E0D87" w:rsidRDefault="00EA47C4" w:rsidP="00470C41">
            <w:pPr>
              <w:pStyle w:val="TF-TEXTOQUADROCentralizado"/>
            </w:pPr>
          </w:p>
        </w:tc>
        <w:tc>
          <w:tcPr>
            <w:tcW w:w="284" w:type="dxa"/>
          </w:tcPr>
          <w:p w14:paraId="58C7FADF" w14:textId="77777777" w:rsidR="00EA47C4" w:rsidRPr="007E0D87" w:rsidRDefault="00EA47C4" w:rsidP="00470C41">
            <w:pPr>
              <w:pStyle w:val="TF-TEXTOQUADROCentralizado"/>
            </w:pPr>
          </w:p>
        </w:tc>
        <w:tc>
          <w:tcPr>
            <w:tcW w:w="284" w:type="dxa"/>
          </w:tcPr>
          <w:p w14:paraId="0AF02EE8" w14:textId="77777777" w:rsidR="00EA47C4" w:rsidRPr="007E0D87" w:rsidRDefault="00EA47C4" w:rsidP="00470C41">
            <w:pPr>
              <w:pStyle w:val="TF-TEXTOQUADROCentralizado"/>
            </w:pPr>
          </w:p>
        </w:tc>
        <w:tc>
          <w:tcPr>
            <w:tcW w:w="284" w:type="dxa"/>
          </w:tcPr>
          <w:p w14:paraId="3B44315B" w14:textId="77777777" w:rsidR="00EA47C4" w:rsidRPr="007E0D87" w:rsidRDefault="00EA47C4" w:rsidP="00470C41">
            <w:pPr>
              <w:pStyle w:val="TF-TEXTOQUADROCentralizado"/>
            </w:pPr>
          </w:p>
        </w:tc>
        <w:tc>
          <w:tcPr>
            <w:tcW w:w="284" w:type="dxa"/>
          </w:tcPr>
          <w:p w14:paraId="422636F1" w14:textId="77777777" w:rsidR="00EA47C4" w:rsidRPr="007E0D87" w:rsidRDefault="00EA47C4" w:rsidP="00470C41">
            <w:pPr>
              <w:pStyle w:val="TF-TEXTOQUADROCentralizado"/>
            </w:pPr>
          </w:p>
        </w:tc>
        <w:tc>
          <w:tcPr>
            <w:tcW w:w="289" w:type="dxa"/>
          </w:tcPr>
          <w:p w14:paraId="4F168EF2" w14:textId="77777777" w:rsidR="00EA47C4" w:rsidRPr="007E0D87" w:rsidRDefault="00EA47C4" w:rsidP="00470C41">
            <w:pPr>
              <w:pStyle w:val="TF-TEXTOQUADROCentralizado"/>
            </w:pPr>
          </w:p>
        </w:tc>
      </w:tr>
      <w:tr w:rsidR="004B083D" w:rsidRPr="007E0D87" w14:paraId="43A36A9E" w14:textId="77777777" w:rsidTr="00EA47C4">
        <w:trPr>
          <w:jc w:val="center"/>
        </w:trPr>
        <w:tc>
          <w:tcPr>
            <w:tcW w:w="6171" w:type="dxa"/>
            <w:tcBorders>
              <w:left w:val="single" w:sz="4" w:space="0" w:color="auto"/>
            </w:tcBorders>
          </w:tcPr>
          <w:p w14:paraId="7DDD99D9" w14:textId="3A87068C" w:rsidR="004B083D" w:rsidRDefault="00FC6E76" w:rsidP="00470C41">
            <w:pPr>
              <w:pStyle w:val="TF-TEXTOQUADRO"/>
            </w:pPr>
            <w:r>
              <w:t>m</w:t>
            </w:r>
            <w:r w:rsidR="004B083D">
              <w:t>arcadores</w:t>
            </w:r>
          </w:p>
        </w:tc>
        <w:tc>
          <w:tcPr>
            <w:tcW w:w="273" w:type="dxa"/>
          </w:tcPr>
          <w:p w14:paraId="39640428" w14:textId="77777777" w:rsidR="004B083D" w:rsidRPr="007E0D87" w:rsidRDefault="004B083D" w:rsidP="00470C41">
            <w:pPr>
              <w:pStyle w:val="TF-TEXTOQUADROCentralizado"/>
            </w:pPr>
          </w:p>
        </w:tc>
        <w:tc>
          <w:tcPr>
            <w:tcW w:w="284" w:type="dxa"/>
          </w:tcPr>
          <w:p w14:paraId="4D0042C7" w14:textId="77777777" w:rsidR="004B083D" w:rsidRPr="007E0D87" w:rsidRDefault="004B083D" w:rsidP="00470C41">
            <w:pPr>
              <w:pStyle w:val="TF-TEXTOQUADROCentralizado"/>
            </w:pPr>
          </w:p>
        </w:tc>
        <w:tc>
          <w:tcPr>
            <w:tcW w:w="284" w:type="dxa"/>
          </w:tcPr>
          <w:p w14:paraId="1E0EBABD" w14:textId="202DA2BF" w:rsidR="004B083D" w:rsidRPr="007E0D87" w:rsidRDefault="004B083D" w:rsidP="00470C41">
            <w:pPr>
              <w:pStyle w:val="TF-TEXTOQUADROCentralizado"/>
            </w:pPr>
            <w:r>
              <w:t>x</w:t>
            </w:r>
          </w:p>
        </w:tc>
        <w:tc>
          <w:tcPr>
            <w:tcW w:w="284" w:type="dxa"/>
          </w:tcPr>
          <w:p w14:paraId="361EB476" w14:textId="6A298557" w:rsidR="004B083D" w:rsidRDefault="004B083D" w:rsidP="004B083D">
            <w:pPr>
              <w:pStyle w:val="TF-TEXTOQUADROCentralizado"/>
              <w:jc w:val="left"/>
            </w:pPr>
            <w:r>
              <w:t>x</w:t>
            </w:r>
          </w:p>
        </w:tc>
        <w:tc>
          <w:tcPr>
            <w:tcW w:w="284" w:type="dxa"/>
          </w:tcPr>
          <w:p w14:paraId="52FDD780" w14:textId="77777777" w:rsidR="004B083D" w:rsidRDefault="004B083D" w:rsidP="004B083D">
            <w:pPr>
              <w:pStyle w:val="TF-TEXTOQUADROCentralizado"/>
              <w:jc w:val="left"/>
            </w:pPr>
          </w:p>
        </w:tc>
        <w:tc>
          <w:tcPr>
            <w:tcW w:w="284" w:type="dxa"/>
          </w:tcPr>
          <w:p w14:paraId="6F413206" w14:textId="77777777" w:rsidR="004B083D" w:rsidRDefault="004B083D" w:rsidP="00470C41">
            <w:pPr>
              <w:pStyle w:val="TF-TEXTOQUADROCentralizado"/>
            </w:pPr>
          </w:p>
        </w:tc>
        <w:tc>
          <w:tcPr>
            <w:tcW w:w="284" w:type="dxa"/>
          </w:tcPr>
          <w:p w14:paraId="3328F8EE" w14:textId="77777777" w:rsidR="004B083D" w:rsidRPr="007E0D87" w:rsidRDefault="004B083D" w:rsidP="00470C41">
            <w:pPr>
              <w:pStyle w:val="TF-TEXTOQUADROCentralizado"/>
            </w:pPr>
          </w:p>
        </w:tc>
        <w:tc>
          <w:tcPr>
            <w:tcW w:w="284" w:type="dxa"/>
          </w:tcPr>
          <w:p w14:paraId="45E299E7" w14:textId="77777777" w:rsidR="004B083D" w:rsidRPr="007E0D87" w:rsidRDefault="004B083D" w:rsidP="00470C41">
            <w:pPr>
              <w:pStyle w:val="TF-TEXTOQUADROCentralizado"/>
            </w:pPr>
          </w:p>
        </w:tc>
        <w:tc>
          <w:tcPr>
            <w:tcW w:w="284" w:type="dxa"/>
          </w:tcPr>
          <w:p w14:paraId="21370BC9" w14:textId="77777777" w:rsidR="004B083D" w:rsidRPr="007E0D87" w:rsidRDefault="004B083D" w:rsidP="00470C41">
            <w:pPr>
              <w:pStyle w:val="TF-TEXTOQUADROCentralizado"/>
            </w:pPr>
          </w:p>
        </w:tc>
        <w:tc>
          <w:tcPr>
            <w:tcW w:w="289" w:type="dxa"/>
          </w:tcPr>
          <w:p w14:paraId="57CBE1D4" w14:textId="77777777" w:rsidR="004B083D" w:rsidRPr="007E0D87" w:rsidRDefault="004B083D" w:rsidP="00470C41">
            <w:pPr>
              <w:pStyle w:val="TF-TEXTOQUADROCentralizado"/>
            </w:pPr>
          </w:p>
        </w:tc>
      </w:tr>
      <w:tr w:rsidR="00EA47C4" w:rsidRPr="007E0D87" w14:paraId="7F800BF4" w14:textId="77777777" w:rsidTr="00EA47C4">
        <w:trPr>
          <w:jc w:val="center"/>
        </w:trPr>
        <w:tc>
          <w:tcPr>
            <w:tcW w:w="6171" w:type="dxa"/>
            <w:tcBorders>
              <w:left w:val="single" w:sz="4" w:space="0" w:color="auto"/>
            </w:tcBorders>
          </w:tcPr>
          <w:p w14:paraId="784DC8F2" w14:textId="6F3460B3" w:rsidR="00EA47C4" w:rsidRDefault="00EA47C4" w:rsidP="00470C41">
            <w:pPr>
              <w:pStyle w:val="TF-TEXTOQUADRO"/>
            </w:pPr>
            <w:r>
              <w:t>implementação</w:t>
            </w:r>
          </w:p>
        </w:tc>
        <w:tc>
          <w:tcPr>
            <w:tcW w:w="273" w:type="dxa"/>
          </w:tcPr>
          <w:p w14:paraId="5B22E17A" w14:textId="77777777" w:rsidR="00EA47C4" w:rsidRPr="007E0D87" w:rsidRDefault="00EA47C4" w:rsidP="00470C41">
            <w:pPr>
              <w:pStyle w:val="TF-TEXTOQUADROCentralizado"/>
            </w:pPr>
          </w:p>
        </w:tc>
        <w:tc>
          <w:tcPr>
            <w:tcW w:w="284" w:type="dxa"/>
          </w:tcPr>
          <w:p w14:paraId="6430EA8C" w14:textId="77777777" w:rsidR="00EA47C4" w:rsidRPr="007E0D87" w:rsidRDefault="00EA47C4" w:rsidP="00470C41">
            <w:pPr>
              <w:pStyle w:val="TF-TEXTOQUADROCentralizado"/>
            </w:pPr>
          </w:p>
        </w:tc>
        <w:tc>
          <w:tcPr>
            <w:tcW w:w="284" w:type="dxa"/>
          </w:tcPr>
          <w:p w14:paraId="43A2E5E9" w14:textId="77777777" w:rsidR="00EA47C4" w:rsidRPr="007E0D87" w:rsidRDefault="00EA47C4" w:rsidP="00470C41">
            <w:pPr>
              <w:pStyle w:val="TF-TEXTOQUADROCentralizado"/>
            </w:pPr>
          </w:p>
        </w:tc>
        <w:tc>
          <w:tcPr>
            <w:tcW w:w="284" w:type="dxa"/>
          </w:tcPr>
          <w:p w14:paraId="5B5AE872" w14:textId="59334831" w:rsidR="00EA47C4" w:rsidRPr="007E0D87" w:rsidRDefault="00A10F0C" w:rsidP="00470C41">
            <w:pPr>
              <w:pStyle w:val="TF-TEXTOQUADROCentralizado"/>
            </w:pPr>
            <w:r>
              <w:t>x</w:t>
            </w:r>
          </w:p>
        </w:tc>
        <w:tc>
          <w:tcPr>
            <w:tcW w:w="284" w:type="dxa"/>
          </w:tcPr>
          <w:p w14:paraId="49943E39" w14:textId="1F655871" w:rsidR="00EA47C4" w:rsidRPr="007E0D87" w:rsidRDefault="00A10F0C" w:rsidP="00470C41">
            <w:pPr>
              <w:pStyle w:val="TF-TEXTOQUADROCentralizado"/>
            </w:pPr>
            <w:r>
              <w:t>x</w:t>
            </w:r>
          </w:p>
        </w:tc>
        <w:tc>
          <w:tcPr>
            <w:tcW w:w="284" w:type="dxa"/>
          </w:tcPr>
          <w:p w14:paraId="5723DE42" w14:textId="0DFEBC53" w:rsidR="00EA47C4" w:rsidRPr="007E0D87" w:rsidRDefault="00A10F0C" w:rsidP="00470C41">
            <w:pPr>
              <w:pStyle w:val="TF-TEXTOQUADROCentralizado"/>
            </w:pPr>
            <w:r>
              <w:t>x</w:t>
            </w:r>
          </w:p>
        </w:tc>
        <w:tc>
          <w:tcPr>
            <w:tcW w:w="284" w:type="dxa"/>
          </w:tcPr>
          <w:p w14:paraId="161263BE" w14:textId="77777777" w:rsidR="00EA47C4" w:rsidRPr="007E0D87" w:rsidRDefault="00EA47C4" w:rsidP="00470C41">
            <w:pPr>
              <w:pStyle w:val="TF-TEXTOQUADROCentralizado"/>
            </w:pPr>
          </w:p>
        </w:tc>
        <w:tc>
          <w:tcPr>
            <w:tcW w:w="284" w:type="dxa"/>
          </w:tcPr>
          <w:p w14:paraId="5A893ABA" w14:textId="77777777" w:rsidR="00EA47C4" w:rsidRPr="007E0D87" w:rsidRDefault="00EA47C4" w:rsidP="00470C41">
            <w:pPr>
              <w:pStyle w:val="TF-TEXTOQUADROCentralizado"/>
            </w:pPr>
          </w:p>
        </w:tc>
        <w:tc>
          <w:tcPr>
            <w:tcW w:w="284" w:type="dxa"/>
          </w:tcPr>
          <w:p w14:paraId="5D9ECF14" w14:textId="77777777" w:rsidR="00EA47C4" w:rsidRPr="007E0D87" w:rsidRDefault="00EA47C4" w:rsidP="00470C41">
            <w:pPr>
              <w:pStyle w:val="TF-TEXTOQUADROCentralizado"/>
            </w:pPr>
          </w:p>
        </w:tc>
        <w:tc>
          <w:tcPr>
            <w:tcW w:w="289" w:type="dxa"/>
          </w:tcPr>
          <w:p w14:paraId="307B267B" w14:textId="77777777" w:rsidR="00EA47C4" w:rsidRPr="007E0D87" w:rsidRDefault="00EA47C4" w:rsidP="00470C41">
            <w:pPr>
              <w:pStyle w:val="TF-TEXTOQUADROCentralizado"/>
            </w:pPr>
          </w:p>
        </w:tc>
      </w:tr>
      <w:tr w:rsidR="00EA47C4" w:rsidRPr="007E0D87" w14:paraId="48ED1582" w14:textId="77777777" w:rsidTr="007214E3">
        <w:trPr>
          <w:jc w:val="center"/>
        </w:trPr>
        <w:tc>
          <w:tcPr>
            <w:tcW w:w="6171" w:type="dxa"/>
            <w:tcBorders>
              <w:left w:val="single" w:sz="4" w:space="0" w:color="auto"/>
              <w:bottom w:val="single" w:sz="4" w:space="0" w:color="auto"/>
            </w:tcBorders>
          </w:tcPr>
          <w:p w14:paraId="704BF0D7" w14:textId="1E22C8E2" w:rsidR="00EA47C4" w:rsidRDefault="00EA47C4" w:rsidP="00470C41">
            <w:pPr>
              <w:pStyle w:val="TF-TEXTOQUADRO"/>
            </w:pPr>
            <w:r>
              <w:t>teste com usuários</w:t>
            </w:r>
          </w:p>
        </w:tc>
        <w:tc>
          <w:tcPr>
            <w:tcW w:w="273" w:type="dxa"/>
            <w:tcBorders>
              <w:bottom w:val="single" w:sz="4" w:space="0" w:color="auto"/>
            </w:tcBorders>
          </w:tcPr>
          <w:p w14:paraId="2C6355E0" w14:textId="77777777" w:rsidR="00EA47C4" w:rsidRPr="007E0D87" w:rsidRDefault="00EA47C4" w:rsidP="00470C41">
            <w:pPr>
              <w:pStyle w:val="TF-TEXTOQUADROCentralizado"/>
            </w:pPr>
          </w:p>
        </w:tc>
        <w:tc>
          <w:tcPr>
            <w:tcW w:w="284" w:type="dxa"/>
            <w:tcBorders>
              <w:bottom w:val="single" w:sz="4" w:space="0" w:color="auto"/>
            </w:tcBorders>
          </w:tcPr>
          <w:p w14:paraId="79E25042" w14:textId="77777777" w:rsidR="00EA47C4" w:rsidRPr="007E0D87" w:rsidRDefault="00EA47C4" w:rsidP="00470C41">
            <w:pPr>
              <w:pStyle w:val="TF-TEXTOQUADROCentralizado"/>
            </w:pPr>
          </w:p>
        </w:tc>
        <w:tc>
          <w:tcPr>
            <w:tcW w:w="284" w:type="dxa"/>
            <w:tcBorders>
              <w:bottom w:val="single" w:sz="4" w:space="0" w:color="auto"/>
            </w:tcBorders>
          </w:tcPr>
          <w:p w14:paraId="7A2DE4AA" w14:textId="77777777" w:rsidR="00EA47C4" w:rsidRPr="007E0D87" w:rsidRDefault="00EA47C4" w:rsidP="00470C41">
            <w:pPr>
              <w:pStyle w:val="TF-TEXTOQUADROCentralizado"/>
            </w:pPr>
          </w:p>
        </w:tc>
        <w:tc>
          <w:tcPr>
            <w:tcW w:w="284" w:type="dxa"/>
            <w:tcBorders>
              <w:bottom w:val="single" w:sz="4" w:space="0" w:color="auto"/>
            </w:tcBorders>
          </w:tcPr>
          <w:p w14:paraId="4DAA5527" w14:textId="77777777" w:rsidR="00EA47C4" w:rsidRPr="007E0D87" w:rsidRDefault="00EA47C4" w:rsidP="00470C41">
            <w:pPr>
              <w:pStyle w:val="TF-TEXTOQUADROCentralizado"/>
            </w:pPr>
          </w:p>
        </w:tc>
        <w:tc>
          <w:tcPr>
            <w:tcW w:w="284" w:type="dxa"/>
            <w:tcBorders>
              <w:bottom w:val="single" w:sz="4" w:space="0" w:color="auto"/>
            </w:tcBorders>
          </w:tcPr>
          <w:p w14:paraId="1A919BB4" w14:textId="77777777" w:rsidR="00EA47C4" w:rsidRPr="007E0D87" w:rsidRDefault="00EA47C4" w:rsidP="00470C41">
            <w:pPr>
              <w:pStyle w:val="TF-TEXTOQUADROCentralizado"/>
            </w:pPr>
          </w:p>
        </w:tc>
        <w:tc>
          <w:tcPr>
            <w:tcW w:w="284" w:type="dxa"/>
            <w:tcBorders>
              <w:bottom w:val="single" w:sz="4" w:space="0" w:color="auto"/>
            </w:tcBorders>
          </w:tcPr>
          <w:p w14:paraId="5F0EF665" w14:textId="77777777" w:rsidR="00EA47C4" w:rsidRPr="007E0D87" w:rsidRDefault="00EA47C4" w:rsidP="00470C41">
            <w:pPr>
              <w:pStyle w:val="TF-TEXTOQUADROCentralizado"/>
            </w:pPr>
          </w:p>
        </w:tc>
        <w:tc>
          <w:tcPr>
            <w:tcW w:w="284" w:type="dxa"/>
            <w:tcBorders>
              <w:bottom w:val="single" w:sz="4" w:space="0" w:color="auto"/>
            </w:tcBorders>
          </w:tcPr>
          <w:p w14:paraId="5C0F6EC2" w14:textId="008B6465" w:rsidR="00EA47C4" w:rsidRPr="007E0D87" w:rsidRDefault="00A10F0C" w:rsidP="00470C41">
            <w:pPr>
              <w:pStyle w:val="TF-TEXTOQUADROCentralizado"/>
            </w:pPr>
            <w:r>
              <w:t>x</w:t>
            </w:r>
          </w:p>
        </w:tc>
        <w:tc>
          <w:tcPr>
            <w:tcW w:w="284" w:type="dxa"/>
            <w:tcBorders>
              <w:bottom w:val="single" w:sz="4" w:space="0" w:color="auto"/>
            </w:tcBorders>
          </w:tcPr>
          <w:p w14:paraId="57190229" w14:textId="7E97188E" w:rsidR="00EA47C4" w:rsidRPr="007E0D87" w:rsidRDefault="00A10F0C" w:rsidP="00470C41">
            <w:pPr>
              <w:pStyle w:val="TF-TEXTOQUADROCentralizado"/>
            </w:pPr>
            <w:r>
              <w:t>x</w:t>
            </w:r>
          </w:p>
        </w:tc>
        <w:tc>
          <w:tcPr>
            <w:tcW w:w="284" w:type="dxa"/>
            <w:tcBorders>
              <w:bottom w:val="single" w:sz="4" w:space="0" w:color="auto"/>
            </w:tcBorders>
          </w:tcPr>
          <w:p w14:paraId="7574B822" w14:textId="77777777" w:rsidR="00EA47C4" w:rsidRPr="007E0D87" w:rsidRDefault="00EA47C4" w:rsidP="00470C41">
            <w:pPr>
              <w:pStyle w:val="TF-TEXTOQUADROCentralizado"/>
            </w:pPr>
          </w:p>
        </w:tc>
        <w:tc>
          <w:tcPr>
            <w:tcW w:w="289" w:type="dxa"/>
            <w:tcBorders>
              <w:bottom w:val="single" w:sz="4" w:space="0" w:color="auto"/>
            </w:tcBorders>
          </w:tcPr>
          <w:p w14:paraId="19C8D702" w14:textId="77777777" w:rsidR="00EA47C4" w:rsidRPr="007E0D87" w:rsidRDefault="00EA47C4" w:rsidP="00470C41">
            <w:pPr>
              <w:pStyle w:val="TF-TEXTOQUADROCentralizado"/>
            </w:pPr>
          </w:p>
        </w:tc>
      </w:tr>
    </w:tbl>
    <w:p w14:paraId="68B4DD69" w14:textId="77777777" w:rsidR="00FC4A9F" w:rsidRDefault="00FC4A9F" w:rsidP="00FC4A9F">
      <w:pPr>
        <w:pStyle w:val="TF-FONTE"/>
      </w:pPr>
      <w:r>
        <w:t>Fonte: elaborado pelo autor.</w:t>
      </w:r>
    </w:p>
    <w:p w14:paraId="7D9EEAE5" w14:textId="77777777" w:rsidR="00A307C7" w:rsidRDefault="0037046F" w:rsidP="00424AD5">
      <w:pPr>
        <w:pStyle w:val="Ttulo1"/>
      </w:pPr>
      <w:r>
        <w:t>REVISÃO BIBLIOGRÁFICA</w:t>
      </w:r>
    </w:p>
    <w:p w14:paraId="663E2B59" w14:textId="129A99FA" w:rsidR="002C2104" w:rsidRDefault="002C2104" w:rsidP="002C2104">
      <w:pPr>
        <w:pStyle w:val="TF-TEXTO"/>
      </w:pPr>
      <w:r>
        <w:t>Neste trabalho são levantadas bibliografias acerca dos seguintes temas: realidade aumentada e anatomia humana.</w:t>
      </w:r>
    </w:p>
    <w:p w14:paraId="772E4FD4" w14:textId="74A60D53" w:rsidR="00595EAC" w:rsidRDefault="00595EAC" w:rsidP="00AF1367">
      <w:pPr>
        <w:pStyle w:val="TF-TEXTO"/>
      </w:pPr>
      <w:r w:rsidRPr="00595EAC">
        <w:t>R</w:t>
      </w:r>
      <w:r>
        <w:t>ealidade Aumentada</w:t>
      </w:r>
      <w:r w:rsidR="00FC6E76">
        <w:t xml:space="preserve"> </w:t>
      </w:r>
      <w:r>
        <w:t>(RA)</w:t>
      </w:r>
      <w:r w:rsidRPr="00595EAC">
        <w:t xml:space="preserve"> é uma tecnologia que suplementa o mundo real com objetos virtuais, gerados por computadores, no qual parece coexistir no mesmo espaço que o mundo real (AZUMA </w:t>
      </w:r>
      <w:r w:rsidRPr="00AF1367">
        <w:rPr>
          <w:i/>
          <w:iCs/>
        </w:rPr>
        <w:t>et al.</w:t>
      </w:r>
      <w:r w:rsidR="00AF1367">
        <w:rPr>
          <w:i/>
          <w:iCs/>
        </w:rPr>
        <w:t>,</w:t>
      </w:r>
      <w:r w:rsidRPr="00595EAC">
        <w:t xml:space="preserve"> 2001).</w:t>
      </w:r>
      <w:r w:rsidR="00AF1367">
        <w:t xml:space="preserve"> </w:t>
      </w:r>
      <w:r>
        <w:t>Nesse contexto, a RA proporciona um ensino imersivo, pois proporciona visualizar modelos virtuais em 3D, tornando-se uma opção dinâmica. Para imergir nesse ambiente faz-se necessário o uso de smartphones ou outros dispositivos que suportem RA. Há duas abordagens de desenvolvimento, com marcador e sem marcador. A utilização do marcador serve para garantir e controlar o aparecimento dos objetos, visto que é um objeto físico que é reconhecido pela câmera (XAVIER,</w:t>
      </w:r>
      <w:r w:rsidR="00AF1367">
        <w:t xml:space="preserve"> </w:t>
      </w:r>
      <w:r>
        <w:t>2020).</w:t>
      </w:r>
    </w:p>
    <w:p w14:paraId="65DD8CD9" w14:textId="0CECA4E4" w:rsidR="002C4AFE" w:rsidRDefault="002C4AFE" w:rsidP="002C4AFE">
      <w:pPr>
        <w:pStyle w:val="TF-TEXTO"/>
      </w:pPr>
      <w:r>
        <w:t>O relacionamento da área da computação com a área da saúde vem trazendo grandes avanços no campo da realidade aumentada. As aplicações trazem benefícios para as duas áreas, além da possibilidade de diminuição de custos com aquisição de materiais físicos e apoio a construção de ambientes virtuais (TORI, 2020).</w:t>
      </w:r>
    </w:p>
    <w:p w14:paraId="25A8797E" w14:textId="7B368186" w:rsidR="00051DD5" w:rsidRDefault="002C4AFE" w:rsidP="002C4AFE">
      <w:pPr>
        <w:pStyle w:val="TF-TEXTO"/>
      </w:pPr>
      <w:r>
        <w:t xml:space="preserve">A aplicabilidade da realidade aumentada na área da saúde envolve uma série de possibilidades de pesquisa e desenvolvimento. Uma delas é o estudo 3D de anatomia humana. </w:t>
      </w:r>
      <w:r w:rsidR="00C6405B" w:rsidRPr="00C6405B">
        <w:t>A anatomia humana é o estudo das estruturas do corpo, tanto externas quanto internas e da relação física entre elas.</w:t>
      </w:r>
      <w:r w:rsidR="00C6405B">
        <w:t xml:space="preserve"> </w:t>
      </w:r>
      <w:r w:rsidR="00C6405B" w:rsidRPr="00C6405B">
        <w:t>Ela pode ser dividida em duas grandes partes que é a microscópica, que estuda estruturas que não podem ser visualizadas a olho nu, como células</w:t>
      </w:r>
      <w:r w:rsidR="00C6405B">
        <w:t xml:space="preserve"> e</w:t>
      </w:r>
      <w:r w:rsidR="00C6405B" w:rsidRPr="00C6405B">
        <w:t xml:space="preserve"> tecidos. E a anatomia macroscópica que considera todas as estruturas visíveis a olho nu, como esqueleto e </w:t>
      </w:r>
      <w:r w:rsidR="00A72E1D">
        <w:t>órgãos</w:t>
      </w:r>
      <w:r w:rsidR="00FC6E76">
        <w:t xml:space="preserve"> </w:t>
      </w:r>
      <w:r w:rsidR="00A72E1D">
        <w:t>(MARTINI,</w:t>
      </w:r>
      <w:r w:rsidR="00FC6E76">
        <w:t xml:space="preserve"> </w:t>
      </w:r>
      <w:r w:rsidR="00A72E1D">
        <w:t>2009)</w:t>
      </w:r>
      <w:r w:rsidR="00C6405B" w:rsidRPr="00C6405B">
        <w:t>.</w:t>
      </w:r>
    </w:p>
    <w:p w14:paraId="6FEAE5C1" w14:textId="77777777" w:rsidR="00451B94" w:rsidRPr="00873F69" w:rsidRDefault="00451B94" w:rsidP="00F83A19">
      <w:pPr>
        <w:pStyle w:val="TF-refernciasbibliogrficasTTULO"/>
        <w:rPr>
          <w:lang w:val="en-US"/>
        </w:rPr>
      </w:pPr>
      <w:bookmarkStart w:id="44" w:name="_Toc351015602"/>
      <w:bookmarkEnd w:id="27"/>
      <w:bookmarkEnd w:id="28"/>
      <w:bookmarkEnd w:id="29"/>
      <w:bookmarkEnd w:id="30"/>
      <w:bookmarkEnd w:id="31"/>
      <w:bookmarkEnd w:id="32"/>
      <w:bookmarkEnd w:id="33"/>
      <w:r w:rsidRPr="00873F69">
        <w:rPr>
          <w:lang w:val="en-US"/>
        </w:rPr>
        <w:t>Referências</w:t>
      </w:r>
      <w:bookmarkEnd w:id="44"/>
    </w:p>
    <w:p w14:paraId="487E117D" w14:textId="77777777" w:rsidR="002932D1" w:rsidRPr="00873F69" w:rsidRDefault="002932D1" w:rsidP="002932D1">
      <w:pPr>
        <w:pStyle w:val="TF-refernciasITEM"/>
        <w:rPr>
          <w:lang w:val="en-US"/>
        </w:rPr>
      </w:pPr>
    </w:p>
    <w:p w14:paraId="2B0A160B" w14:textId="7761D4D6" w:rsidR="00DA4461" w:rsidRPr="00873F69" w:rsidRDefault="009C771C" w:rsidP="00DA4461">
      <w:pPr>
        <w:pStyle w:val="TF-refernciasITEM"/>
        <w:rPr>
          <w:lang w:val="en-US"/>
        </w:rPr>
      </w:pPr>
      <w:r w:rsidRPr="00873F69">
        <w:rPr>
          <w:color w:val="333333"/>
          <w:shd w:val="clear" w:color="auto" w:fill="FFFFFF"/>
          <w:lang w:val="en-US"/>
        </w:rPr>
        <w:lastRenderedPageBreak/>
        <w:t xml:space="preserve">ABDULLAH, Nur Atiqah; ROKMAIN, Nur Shakila Sahira. </w:t>
      </w:r>
      <w:r w:rsidRPr="00873F69">
        <w:rPr>
          <w:b/>
          <w:bCs/>
          <w:color w:val="333333"/>
          <w:shd w:val="clear" w:color="auto" w:fill="FFFFFF"/>
          <w:lang w:val="en-US"/>
        </w:rPr>
        <w:t>Learning Human Anatomy Using Augmented Reality Mobile Application.</w:t>
      </w:r>
      <w:r w:rsidRPr="00873F69">
        <w:rPr>
          <w:color w:val="333333"/>
          <w:shd w:val="clear" w:color="auto" w:fill="FFFFFF"/>
          <w:lang w:val="en-US"/>
        </w:rPr>
        <w:t> </w:t>
      </w:r>
      <w:r w:rsidRPr="00873F69">
        <w:rPr>
          <w:rStyle w:val="nfase"/>
          <w:i w:val="0"/>
          <w:iCs w:val="0"/>
          <w:color w:val="333333"/>
          <w:shd w:val="clear" w:color="auto" w:fill="FFFFFF"/>
          <w:lang w:val="en-US"/>
        </w:rPr>
        <w:t>2023</w:t>
      </w:r>
      <w:r w:rsidRPr="00873F69">
        <w:rPr>
          <w:rStyle w:val="nfase"/>
          <w:color w:val="333333"/>
          <w:shd w:val="clear" w:color="auto" w:fill="FFFFFF"/>
          <w:lang w:val="en-US"/>
        </w:rPr>
        <w:t>. International Conference on Digital Applications, Transformation &amp; Economy (ICDATE)</w:t>
      </w:r>
      <w:r w:rsidRPr="00873F69">
        <w:rPr>
          <w:color w:val="333333"/>
          <w:shd w:val="clear" w:color="auto" w:fill="FFFFFF"/>
          <w:lang w:val="en-US"/>
        </w:rPr>
        <w:t>, Miri, Sarawak, Malaysia, 2023, pp. 1-5, doi: 10.1109/ICDATE58146.2023.10248797.</w:t>
      </w:r>
    </w:p>
    <w:p w14:paraId="3CFC6AF4" w14:textId="381F36AE" w:rsidR="00DA4461" w:rsidRPr="00873F69" w:rsidRDefault="00595EAC" w:rsidP="00051DD5">
      <w:pPr>
        <w:pStyle w:val="TF-refernciasITEM"/>
        <w:jc w:val="both"/>
        <w:rPr>
          <w:lang w:val="en-US"/>
        </w:rPr>
      </w:pPr>
      <w:r w:rsidRPr="00873F69">
        <w:rPr>
          <w:lang w:val="en-US"/>
        </w:rPr>
        <w:t xml:space="preserve">AZUMA, R. </w:t>
      </w:r>
      <w:r w:rsidRPr="00873F69">
        <w:rPr>
          <w:i/>
          <w:iCs/>
          <w:lang w:val="en-US"/>
        </w:rPr>
        <w:t>et al</w:t>
      </w:r>
      <w:r w:rsidRPr="00873F69">
        <w:rPr>
          <w:lang w:val="en-US"/>
        </w:rPr>
        <w:t xml:space="preserve">. </w:t>
      </w:r>
      <w:r w:rsidRPr="00873F69">
        <w:rPr>
          <w:b/>
          <w:bCs/>
          <w:lang w:val="en-US"/>
        </w:rPr>
        <w:t>Recent Advances in Augmented</w:t>
      </w:r>
      <w:r w:rsidRPr="00873F69">
        <w:rPr>
          <w:lang w:val="en-US"/>
        </w:rPr>
        <w:t xml:space="preserve"> Reality. IEEE Computer Graphics and Applications, v. 21, n. 6, p. 34-47, 2001.</w:t>
      </w:r>
    </w:p>
    <w:p w14:paraId="189364EC" w14:textId="66175BC0" w:rsidR="00DA4461" w:rsidRDefault="00DA4461" w:rsidP="00051DD5">
      <w:pPr>
        <w:pStyle w:val="TF-refernciasITEM"/>
        <w:jc w:val="both"/>
      </w:pPr>
      <w:r>
        <w:t>COSTA</w:t>
      </w:r>
      <w:r w:rsidR="00A775C0">
        <w:t>, Gilliene B. F.;</w:t>
      </w:r>
      <w:r>
        <w:t xml:space="preserve"> LINS,</w:t>
      </w:r>
      <w:r w:rsidR="00A775C0">
        <w:t xml:space="preserve"> Carla C. S. A.</w:t>
      </w:r>
      <w:r>
        <w:t xml:space="preserve"> </w:t>
      </w:r>
      <w:r w:rsidRPr="00DA4461">
        <w:rPr>
          <w:b/>
          <w:bCs/>
        </w:rPr>
        <w:t>O cadáver no ensino da anatomia humana</w:t>
      </w:r>
      <w:r>
        <w:t xml:space="preserve">: uma visão metodológica e bioética. Pernambuco, Brasil. 2012. Disponível em: </w:t>
      </w:r>
      <w:r w:rsidRPr="00FC6E76">
        <w:t>https://www.scielo.br/j/rbem/a/QNkM9sNRKDQJcMgTHDCf96r/?lang=pt&amp;format=html#</w:t>
      </w:r>
      <w:r>
        <w:t xml:space="preserve"> Acesso em: </w:t>
      </w:r>
      <w:r w:rsidR="004B083D" w:rsidRPr="00C6405B">
        <w:t>30</w:t>
      </w:r>
      <w:r w:rsidR="004B083D">
        <w:t xml:space="preserve"> de março de</w:t>
      </w:r>
      <w:r w:rsidR="004B083D" w:rsidRPr="00C6405B">
        <w:t xml:space="preserve"> 2024</w:t>
      </w:r>
      <w:r>
        <w:t>.</w:t>
      </w:r>
    </w:p>
    <w:p w14:paraId="60312C0A" w14:textId="05E6F82C" w:rsidR="002C2104" w:rsidRDefault="002C2104" w:rsidP="00051DD5">
      <w:pPr>
        <w:pStyle w:val="TF-refernciasITEM"/>
        <w:jc w:val="both"/>
      </w:pPr>
      <w:r>
        <w:t xml:space="preserve">CURISCOPE. Virtuali-Tee. 2016. Disponível em: https://www.curiscope.com/product/virtuali-tee/. Acesso em: </w:t>
      </w:r>
      <w:r w:rsidR="004B083D" w:rsidRPr="00C6405B">
        <w:t>30</w:t>
      </w:r>
      <w:r w:rsidR="004B083D">
        <w:t xml:space="preserve"> de março de</w:t>
      </w:r>
      <w:r w:rsidR="004B083D" w:rsidRPr="00C6405B">
        <w:t xml:space="preserve"> 2024</w:t>
      </w:r>
      <w:r>
        <w:t>.</w:t>
      </w:r>
    </w:p>
    <w:p w14:paraId="394AAC72" w14:textId="00C66590" w:rsidR="009C771C" w:rsidRPr="00873F69" w:rsidRDefault="009C771C" w:rsidP="00051DD5">
      <w:pPr>
        <w:pStyle w:val="TF-refernciasITEM"/>
        <w:jc w:val="both"/>
        <w:rPr>
          <w:color w:val="333333"/>
          <w:shd w:val="clear" w:color="auto" w:fill="FFFFFF"/>
          <w:lang w:val="en-US"/>
        </w:rPr>
      </w:pPr>
      <w:r w:rsidRPr="009C771C">
        <w:rPr>
          <w:color w:val="333333"/>
          <w:shd w:val="clear" w:color="auto" w:fill="FFFFFF"/>
        </w:rPr>
        <w:t>HOSSAIN, Mohammad Fahim; BARMAN, Sudipta; BISWAS, Niloy; HAQUE, Bahalul</w:t>
      </w:r>
      <w:r>
        <w:rPr>
          <w:color w:val="333333"/>
          <w:shd w:val="clear" w:color="auto" w:fill="FFFFFF"/>
        </w:rPr>
        <w:t xml:space="preserve">. </w:t>
      </w:r>
      <w:r w:rsidR="009B2AE6" w:rsidRPr="00873F69">
        <w:rPr>
          <w:b/>
          <w:bCs/>
          <w:color w:val="333333"/>
          <w:shd w:val="clear" w:color="auto" w:fill="FFFFFF"/>
          <w:lang w:val="en-US"/>
        </w:rPr>
        <w:t>Augmented Reality in Medical Education: AR Bones</w:t>
      </w:r>
      <w:r w:rsidRPr="00873F69">
        <w:rPr>
          <w:color w:val="333333"/>
          <w:shd w:val="clear" w:color="auto" w:fill="FFFFFF"/>
          <w:lang w:val="en-US"/>
        </w:rPr>
        <w:t>.</w:t>
      </w:r>
      <w:r w:rsidR="009B2AE6" w:rsidRPr="00873F69">
        <w:rPr>
          <w:color w:val="333333"/>
          <w:shd w:val="clear" w:color="auto" w:fill="FFFFFF"/>
          <w:lang w:val="en-US"/>
        </w:rPr>
        <w:t> </w:t>
      </w:r>
      <w:r w:rsidR="009B2AE6" w:rsidRPr="00873F69">
        <w:rPr>
          <w:rStyle w:val="nfase"/>
          <w:i w:val="0"/>
          <w:iCs w:val="0"/>
          <w:color w:val="333333"/>
          <w:shd w:val="clear" w:color="auto" w:fill="FFFFFF"/>
          <w:lang w:val="en-US"/>
        </w:rPr>
        <w:t>2021</w:t>
      </w:r>
      <w:r w:rsidRPr="00873F69">
        <w:rPr>
          <w:rStyle w:val="nfase"/>
          <w:color w:val="333333"/>
          <w:shd w:val="clear" w:color="auto" w:fill="FFFFFF"/>
          <w:lang w:val="en-US"/>
        </w:rPr>
        <w:t>.</w:t>
      </w:r>
      <w:r w:rsidR="009B2AE6" w:rsidRPr="00873F69">
        <w:rPr>
          <w:rStyle w:val="nfase"/>
          <w:color w:val="333333"/>
          <w:shd w:val="clear" w:color="auto" w:fill="FFFFFF"/>
          <w:lang w:val="en-US"/>
        </w:rPr>
        <w:t xml:space="preserve"> International Conference on Computing, Communication, and Intelligent Systems (ICCCIS)</w:t>
      </w:r>
      <w:r w:rsidR="009B2AE6" w:rsidRPr="00873F69">
        <w:rPr>
          <w:color w:val="333333"/>
          <w:shd w:val="clear" w:color="auto" w:fill="FFFFFF"/>
          <w:lang w:val="en-US"/>
        </w:rPr>
        <w:t>, Greater Noida, India, 2021, pp. 348-353, doi: 10.1109/ICCCIS51004.2021.9397108.</w:t>
      </w:r>
    </w:p>
    <w:p w14:paraId="7B66B16B" w14:textId="6873DA15" w:rsidR="004B083D" w:rsidRDefault="002C2104" w:rsidP="00051DD5">
      <w:pPr>
        <w:pStyle w:val="TF-refernciasITEM"/>
        <w:jc w:val="both"/>
      </w:pPr>
      <w:r>
        <w:t xml:space="preserve">LOPES, </w:t>
      </w:r>
      <w:r w:rsidRPr="00A775C0">
        <w:rPr>
          <w:rStyle w:val="Forte"/>
          <w:b w:val="0"/>
          <w:bCs w:val="0"/>
          <w:color w:val="403D39"/>
          <w:shd w:val="clear" w:color="auto" w:fill="FFFFFF"/>
        </w:rPr>
        <w:t>L</w:t>
      </w:r>
      <w:r>
        <w:rPr>
          <w:rStyle w:val="Forte"/>
          <w:b w:val="0"/>
          <w:bCs w:val="0"/>
          <w:color w:val="403D39"/>
          <w:shd w:val="clear" w:color="auto" w:fill="FFFFFF"/>
        </w:rPr>
        <w:t>uana</w:t>
      </w:r>
      <w:r w:rsidRPr="00A775C0">
        <w:rPr>
          <w:rStyle w:val="Forte"/>
          <w:b w:val="0"/>
          <w:bCs w:val="0"/>
          <w:color w:val="403D39"/>
          <w:shd w:val="clear" w:color="auto" w:fill="FFFFFF"/>
        </w:rPr>
        <w:t xml:space="preserve"> M</w:t>
      </w:r>
      <w:r>
        <w:rPr>
          <w:rStyle w:val="Forte"/>
          <w:b w:val="0"/>
          <w:bCs w:val="0"/>
          <w:color w:val="403D39"/>
          <w:shd w:val="clear" w:color="auto" w:fill="FFFFFF"/>
        </w:rPr>
        <w:t>.</w:t>
      </w:r>
      <w:r w:rsidRPr="00A775C0">
        <w:rPr>
          <w:rStyle w:val="Forte"/>
          <w:b w:val="0"/>
          <w:bCs w:val="0"/>
          <w:color w:val="403D39"/>
          <w:shd w:val="clear" w:color="auto" w:fill="FFFFFF"/>
        </w:rPr>
        <w:t xml:space="preserve"> D</w:t>
      </w:r>
      <w:r>
        <w:rPr>
          <w:rStyle w:val="Forte"/>
          <w:b w:val="0"/>
          <w:bCs w:val="0"/>
          <w:color w:val="403D39"/>
          <w:shd w:val="clear" w:color="auto" w:fill="FFFFFF"/>
        </w:rPr>
        <w:t>.</w:t>
      </w:r>
      <w:r>
        <w:t>.; VIDOTTO, Kajiana N. S.; POZZEBON, Eliane; FERENHOF, Helio A.</w:t>
      </w:r>
      <w:r w:rsidRPr="00DA4461">
        <w:rPr>
          <w:b/>
          <w:bCs/>
        </w:rPr>
        <w:t xml:space="preserve"> Inovações E</w:t>
      </w:r>
      <w:r w:rsidR="00FC6E76">
        <w:rPr>
          <w:b/>
          <w:bCs/>
        </w:rPr>
        <w:t>d</w:t>
      </w:r>
      <w:r w:rsidRPr="00DA4461">
        <w:rPr>
          <w:b/>
          <w:bCs/>
        </w:rPr>
        <w:t>ucacionais com o uso da realidade aumentada</w:t>
      </w:r>
      <w:r>
        <w:t xml:space="preserve">: uma revisão sistemática. Rio Grande do Sul, Brasil. 2019. Disponível em:https://www.scielo.br/j/edur/a/D8BG7VqVDPmYk3d5xmCJJyF/#ModalTutors Acesso em: </w:t>
      </w:r>
      <w:r w:rsidR="004B083D" w:rsidRPr="00C6405B">
        <w:t>30</w:t>
      </w:r>
      <w:r w:rsidR="004B083D">
        <w:t xml:space="preserve"> de março de</w:t>
      </w:r>
      <w:r w:rsidR="004B083D" w:rsidRPr="00C6405B">
        <w:t xml:space="preserve"> 2024</w:t>
      </w:r>
    </w:p>
    <w:p w14:paraId="062A93EA" w14:textId="0B3E9855" w:rsidR="00A10E01" w:rsidRDefault="00A10E01" w:rsidP="00051DD5">
      <w:pPr>
        <w:pStyle w:val="TF-refernciasITEM"/>
        <w:jc w:val="both"/>
      </w:pPr>
      <w:r w:rsidRPr="00A10E01">
        <w:t xml:space="preserve">MARTINI, Frederic H. </w:t>
      </w:r>
      <w:r w:rsidRPr="00DB0089">
        <w:rPr>
          <w:i/>
          <w:iCs/>
        </w:rPr>
        <w:t>et. al</w:t>
      </w:r>
      <w:r w:rsidRPr="00A10E01">
        <w:t xml:space="preserve">. </w:t>
      </w:r>
      <w:r w:rsidRPr="00A10E01">
        <w:rPr>
          <w:b/>
          <w:bCs/>
        </w:rPr>
        <w:t>Anatomia Humana</w:t>
      </w:r>
      <w:r w:rsidRPr="00A10E01">
        <w:t xml:space="preserve">. 6 ed. Porto Alegre: Artmed. 2009. Pag.2 e 3. Disponível em:https://books.google.com.br/books?hl=pt-BR&amp;lr=&amp;id=utW_AwAAQBAJ&amp;oi=fnd&amp;pg=PR1&amp;dq=anatomia+humana+&amp;ots=BjVKJKcGuQ&amp;sig=nFxW1dS9YakamlEPTB7r4e-vdtU&amp;redir_esc=y#v=onepage&amp;q=anatomia%20humana&amp;f=false Acesso em: 30 </w:t>
      </w:r>
      <w:r w:rsidR="004B083D">
        <w:t xml:space="preserve">de </w:t>
      </w:r>
      <w:r w:rsidRPr="00A10E01">
        <w:t>mar</w:t>
      </w:r>
      <w:r w:rsidR="004B083D">
        <w:t xml:space="preserve">ço de </w:t>
      </w:r>
      <w:r w:rsidRPr="00A10E01">
        <w:t>2024</w:t>
      </w:r>
    </w:p>
    <w:p w14:paraId="4E3E0788" w14:textId="2A077267" w:rsidR="00DE75E3" w:rsidRDefault="00DE75E3" w:rsidP="00051DD5">
      <w:pPr>
        <w:pStyle w:val="TF-refernciasITEM"/>
        <w:jc w:val="both"/>
      </w:pPr>
      <w:r>
        <w:t xml:space="preserve">ROSTER EQUIPAMENTOS LABORATORIAIS LTDA. </w:t>
      </w:r>
      <w:r w:rsidRPr="00DE75E3">
        <w:rPr>
          <w:b/>
          <w:bCs/>
        </w:rPr>
        <w:t>Torso Humano Bissexual 85cm e 24 partes Coleman</w:t>
      </w:r>
      <w:r>
        <w:t xml:space="preserve">. Disponível em: </w:t>
      </w:r>
      <w:r w:rsidRPr="00DE75E3">
        <w:t>https://www.lojaroster.com.br/equipamentos-para-laboratorio/anatomia/boneco-anatomico-3d/torso-humano-bissexual-85cm-e-24-partes-col-1204-coleman</w:t>
      </w:r>
      <w:r>
        <w:t xml:space="preserve"> Acesso em: 22 de abril de 2024.</w:t>
      </w:r>
    </w:p>
    <w:p w14:paraId="3BD5266C" w14:textId="3549B4C7" w:rsidR="009B2AE6" w:rsidRDefault="009B2AE6" w:rsidP="00051DD5">
      <w:pPr>
        <w:pStyle w:val="TF-refernciasITEM"/>
        <w:jc w:val="both"/>
      </w:pPr>
      <w:r>
        <w:t xml:space="preserve">TORI, Romero;Hounsell, Marcelo da Silva (org.). </w:t>
      </w:r>
      <w:r w:rsidRPr="009B2AE6">
        <w:rPr>
          <w:b/>
          <w:bCs/>
        </w:rPr>
        <w:t>Introdução a Realidade Virtual e Aumentada</w:t>
      </w:r>
      <w:r>
        <w:t xml:space="preserve">. 3. ed. Porto Alegre: Editora SBC, 2020. 469p. </w:t>
      </w:r>
    </w:p>
    <w:p w14:paraId="4BBCAFAA" w14:textId="24B7A3C9" w:rsidR="00C6405B" w:rsidRDefault="00C6405B" w:rsidP="00051DD5">
      <w:pPr>
        <w:pStyle w:val="TF-refernciasITEM"/>
        <w:jc w:val="both"/>
      </w:pPr>
      <w:r w:rsidRPr="00C6405B">
        <w:t>XAVIER, Mariana F.;</w:t>
      </w:r>
      <w:r w:rsidRPr="00DB0089">
        <w:rPr>
          <w:i/>
          <w:iCs/>
        </w:rPr>
        <w:t>et.al</w:t>
      </w:r>
      <w:r w:rsidRPr="00C6405B">
        <w:t>.</w:t>
      </w:r>
      <w:r w:rsidR="00DB0089">
        <w:t xml:space="preserve"> </w:t>
      </w:r>
      <w:r w:rsidRPr="00C6405B">
        <w:rPr>
          <w:b/>
          <w:bCs/>
        </w:rPr>
        <w:t>A realidade aumentada e virtual como métodos de ensino</w:t>
      </w:r>
      <w:r w:rsidRPr="00C6405B">
        <w:t>.</w:t>
      </w:r>
      <w:r w:rsidR="00DB0089">
        <w:t xml:space="preserve"> </w:t>
      </w:r>
      <w:r w:rsidRPr="00C6405B">
        <w:t>Curitiba. 2020. Disponível em:https://ojs.brazilianjournals.com.br/ojs/index.php/BRJD/article/view/21479/17136 Acesso em: 30</w:t>
      </w:r>
      <w:r w:rsidR="004B083D">
        <w:t xml:space="preserve"> de março de</w:t>
      </w:r>
      <w:r w:rsidRPr="00C6405B">
        <w:t xml:space="preserve"> 2024</w:t>
      </w:r>
    </w:p>
    <w:p w14:paraId="56F90A1B" w14:textId="6C0B6C7B" w:rsidR="00EE67E3" w:rsidRDefault="00EE67E3">
      <w:pPr>
        <w:keepNext w:val="0"/>
        <w:keepLines w:val="0"/>
        <w:rPr>
          <w:sz w:val="20"/>
          <w:szCs w:val="20"/>
        </w:rPr>
      </w:pPr>
      <w:r>
        <w:br w:type="page"/>
      </w:r>
    </w:p>
    <w:p w14:paraId="194C6B3B" w14:textId="77777777" w:rsidR="00EE67E3" w:rsidRPr="00320BFA" w:rsidRDefault="00EE67E3" w:rsidP="00EE67E3">
      <w:pPr>
        <w:pStyle w:val="TF-xAvalTTULO"/>
      </w:pPr>
      <w:r w:rsidRPr="00320BFA">
        <w:lastRenderedPageBreak/>
        <w:t>FORMULÁRIO  DE  avaliação</w:t>
      </w:r>
      <w:r>
        <w:t xml:space="preserve"> BCC </w:t>
      </w:r>
      <w:r w:rsidRPr="00320BFA">
        <w:t xml:space="preserve">– PROFESSOR </w:t>
      </w:r>
      <w:r>
        <w:t>AVALIADOR – Pré-projeto</w:t>
      </w:r>
    </w:p>
    <w:p w14:paraId="23BA638B" w14:textId="3A27FBAD" w:rsidR="00EE67E3" w:rsidRDefault="00EE67E3" w:rsidP="00EE67E3">
      <w:pPr>
        <w:pStyle w:val="TF-xAvalLINHA"/>
      </w:pPr>
      <w:r w:rsidRPr="00320BFA">
        <w:t>Avaliador(a):</w:t>
      </w:r>
      <w:r w:rsidRPr="00320BFA">
        <w:tab/>
      </w:r>
      <w:r w:rsidRPr="00EE67E3">
        <w:t>Alexander Roberto Valdameri</w:t>
      </w:r>
    </w:p>
    <w:p w14:paraId="40898C4F" w14:textId="77777777" w:rsidR="00EE67E3" w:rsidRPr="00C767AD" w:rsidRDefault="00EE67E3" w:rsidP="00EE67E3">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7082"/>
        <w:gridCol w:w="443"/>
        <w:gridCol w:w="551"/>
        <w:gridCol w:w="492"/>
      </w:tblGrid>
      <w:tr w:rsidR="00EE67E3" w:rsidRPr="00320BFA" w14:paraId="61844CC2" w14:textId="77777777" w:rsidTr="006C68B5">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77D8911B" w14:textId="77777777" w:rsidR="00EE67E3" w:rsidRPr="00320BFA" w:rsidRDefault="00EE67E3" w:rsidP="006C68B5">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4A43B3EA" w14:textId="77777777" w:rsidR="00EE67E3" w:rsidRPr="00320BFA" w:rsidRDefault="00EE67E3" w:rsidP="006C68B5">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225A02A2" w14:textId="77777777" w:rsidR="00EE67E3" w:rsidRPr="00320BFA" w:rsidRDefault="00EE67E3" w:rsidP="006C68B5">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7223C688" w14:textId="77777777" w:rsidR="00EE67E3" w:rsidRPr="00320BFA" w:rsidRDefault="00EE67E3" w:rsidP="006C68B5">
            <w:pPr>
              <w:pStyle w:val="TF-xAvalITEMTABELA"/>
            </w:pPr>
            <w:r w:rsidRPr="00320BFA">
              <w:t>não atende</w:t>
            </w:r>
          </w:p>
        </w:tc>
      </w:tr>
      <w:tr w:rsidR="00EE67E3" w:rsidRPr="00320BFA" w14:paraId="4F1CEE47" w14:textId="77777777" w:rsidTr="006C68B5">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2B81AA56" w14:textId="77777777" w:rsidR="00EE67E3" w:rsidRPr="0000224C" w:rsidRDefault="00EE67E3" w:rsidP="006C68B5">
            <w:pPr>
              <w:pStyle w:val="TF-xAvalITEMTABELA"/>
            </w:pPr>
            <w:r w:rsidRPr="00030341">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28706263" w14:textId="77777777" w:rsidR="00EE67E3" w:rsidRPr="00320BFA" w:rsidRDefault="00EE67E3" w:rsidP="00EE67E3">
            <w:pPr>
              <w:pStyle w:val="TF-xAvalITEM"/>
              <w:numPr>
                <w:ilvl w:val="0"/>
                <w:numId w:val="13"/>
              </w:numPr>
            </w:pPr>
            <w:r w:rsidRPr="00320BFA">
              <w:t>INTRODUÇÃO</w:t>
            </w:r>
          </w:p>
          <w:p w14:paraId="7A7B2BD4" w14:textId="77777777" w:rsidR="00EE67E3" w:rsidRPr="00320BFA" w:rsidRDefault="00EE67E3" w:rsidP="006C68B5">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624D693D" w14:textId="23A403C0" w:rsidR="00EE67E3" w:rsidRPr="00320BFA" w:rsidRDefault="007B44A3" w:rsidP="006C68B5">
            <w:pPr>
              <w:keepNext w:val="0"/>
              <w:keepLines w:val="0"/>
              <w:ind w:left="709" w:hanging="709"/>
              <w:jc w:val="center"/>
              <w:rPr>
                <w:sz w:val="18"/>
              </w:rPr>
            </w:pPr>
            <w:ins w:id="45" w:author="Alexander Roberto Valdameri" w:date="2024-05-16T11:55:00Z">
              <w:r>
                <w:rPr>
                  <w:sz w:val="18"/>
                </w:rPr>
                <w:t>X</w:t>
              </w:r>
            </w:ins>
          </w:p>
        </w:tc>
        <w:tc>
          <w:tcPr>
            <w:tcW w:w="299" w:type="pct"/>
            <w:tcBorders>
              <w:top w:val="single" w:sz="12" w:space="0" w:color="auto"/>
              <w:left w:val="single" w:sz="4" w:space="0" w:color="auto"/>
              <w:bottom w:val="single" w:sz="4" w:space="0" w:color="auto"/>
              <w:right w:val="single" w:sz="4" w:space="0" w:color="auto"/>
            </w:tcBorders>
          </w:tcPr>
          <w:p w14:paraId="4ECB215A" w14:textId="77777777" w:rsidR="00EE67E3" w:rsidRPr="00320BFA" w:rsidRDefault="00EE67E3" w:rsidP="006C68B5">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61CB4B84" w14:textId="77777777" w:rsidR="00EE67E3" w:rsidRPr="00320BFA" w:rsidRDefault="00EE67E3" w:rsidP="006C68B5">
            <w:pPr>
              <w:keepNext w:val="0"/>
              <w:keepLines w:val="0"/>
              <w:ind w:left="709" w:hanging="709"/>
              <w:jc w:val="center"/>
              <w:rPr>
                <w:sz w:val="18"/>
              </w:rPr>
            </w:pPr>
          </w:p>
        </w:tc>
      </w:tr>
      <w:tr w:rsidR="00EE67E3" w:rsidRPr="00320BFA" w14:paraId="745807DF" w14:textId="77777777" w:rsidTr="006C68B5">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3EE0624" w14:textId="77777777" w:rsidR="00EE67E3" w:rsidRPr="00320BFA" w:rsidRDefault="00EE67E3" w:rsidP="006C68B5">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D6E5F94" w14:textId="77777777" w:rsidR="00EE67E3" w:rsidRPr="00320BFA" w:rsidRDefault="00EE67E3" w:rsidP="006C68B5">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0E559C11" w14:textId="759D333D" w:rsidR="00EE67E3" w:rsidRPr="00320BFA" w:rsidRDefault="007B44A3" w:rsidP="006C68B5">
            <w:pPr>
              <w:keepNext w:val="0"/>
              <w:keepLines w:val="0"/>
              <w:ind w:left="709" w:hanging="709"/>
              <w:jc w:val="center"/>
              <w:rPr>
                <w:sz w:val="18"/>
              </w:rPr>
            </w:pPr>
            <w:ins w:id="46" w:author="Alexander Roberto Valdameri" w:date="2024-05-16T11:55: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0550EFDA" w14:textId="77777777" w:rsidR="00EE67E3" w:rsidRPr="00320BFA" w:rsidRDefault="00EE67E3" w:rsidP="006C68B5">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D0E301A" w14:textId="77777777" w:rsidR="00EE67E3" w:rsidRPr="00320BFA" w:rsidRDefault="00EE67E3" w:rsidP="006C68B5">
            <w:pPr>
              <w:keepNext w:val="0"/>
              <w:keepLines w:val="0"/>
              <w:ind w:left="709" w:hanging="709"/>
              <w:jc w:val="center"/>
              <w:rPr>
                <w:sz w:val="18"/>
              </w:rPr>
            </w:pPr>
          </w:p>
        </w:tc>
      </w:tr>
      <w:tr w:rsidR="00EE67E3" w:rsidRPr="00320BFA" w14:paraId="3DAF1F36" w14:textId="77777777" w:rsidTr="006C68B5">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032D937" w14:textId="77777777" w:rsidR="00EE67E3" w:rsidRPr="00320BFA" w:rsidRDefault="00EE67E3" w:rsidP="006C68B5">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9C3FFB3" w14:textId="77777777" w:rsidR="00EE67E3" w:rsidRPr="00320BFA" w:rsidRDefault="00EE67E3" w:rsidP="00EE67E3">
            <w:pPr>
              <w:pStyle w:val="TF-xAvalITEM"/>
              <w:numPr>
                <w:ilvl w:val="0"/>
                <w:numId w:val="12"/>
              </w:numPr>
            </w:pPr>
            <w:r w:rsidRPr="00320BFA">
              <w:t>OBJETIVOS</w:t>
            </w:r>
          </w:p>
          <w:p w14:paraId="1F356573" w14:textId="77777777" w:rsidR="00EE67E3" w:rsidRPr="00320BFA" w:rsidRDefault="00EE67E3" w:rsidP="006C68B5">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5E81A413" w14:textId="30F9304B" w:rsidR="00EE67E3" w:rsidRPr="00320BFA" w:rsidRDefault="007B44A3" w:rsidP="006C68B5">
            <w:pPr>
              <w:keepNext w:val="0"/>
              <w:keepLines w:val="0"/>
              <w:ind w:left="709" w:hanging="709"/>
              <w:jc w:val="center"/>
              <w:rPr>
                <w:sz w:val="18"/>
              </w:rPr>
            </w:pPr>
            <w:ins w:id="47" w:author="Alexander Roberto Valdameri" w:date="2024-05-16T11:55: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2E8048B1" w14:textId="77777777" w:rsidR="00EE67E3" w:rsidRPr="00320BFA" w:rsidRDefault="00EE67E3" w:rsidP="006C68B5">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A717556" w14:textId="77777777" w:rsidR="00EE67E3" w:rsidRPr="00320BFA" w:rsidRDefault="00EE67E3" w:rsidP="006C68B5">
            <w:pPr>
              <w:keepNext w:val="0"/>
              <w:keepLines w:val="0"/>
              <w:ind w:left="709" w:hanging="709"/>
              <w:jc w:val="center"/>
              <w:rPr>
                <w:sz w:val="18"/>
              </w:rPr>
            </w:pPr>
          </w:p>
        </w:tc>
      </w:tr>
      <w:tr w:rsidR="00EE67E3" w:rsidRPr="00320BFA" w14:paraId="3A55E518" w14:textId="77777777" w:rsidTr="006C68B5">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24D3296" w14:textId="77777777" w:rsidR="00EE67E3" w:rsidRPr="00320BFA" w:rsidRDefault="00EE67E3" w:rsidP="006C68B5">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69A6168" w14:textId="77777777" w:rsidR="00EE67E3" w:rsidRPr="00320BFA" w:rsidRDefault="00EE67E3" w:rsidP="006C68B5">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4B97C679" w14:textId="3FCA65C3" w:rsidR="00EE67E3" w:rsidRPr="00320BFA" w:rsidRDefault="007B44A3" w:rsidP="006C68B5">
            <w:pPr>
              <w:keepNext w:val="0"/>
              <w:keepLines w:val="0"/>
              <w:ind w:left="709" w:hanging="709"/>
              <w:jc w:val="center"/>
              <w:rPr>
                <w:sz w:val="18"/>
              </w:rPr>
            </w:pPr>
            <w:ins w:id="48" w:author="Alexander Roberto Valdameri" w:date="2024-05-16T11:55: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18A5EBD2" w14:textId="77777777" w:rsidR="00EE67E3" w:rsidRPr="00320BFA" w:rsidRDefault="00EE67E3" w:rsidP="006C68B5">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054A54A" w14:textId="77777777" w:rsidR="00EE67E3" w:rsidRPr="00320BFA" w:rsidRDefault="00EE67E3" w:rsidP="006C68B5">
            <w:pPr>
              <w:keepNext w:val="0"/>
              <w:keepLines w:val="0"/>
              <w:ind w:left="709" w:hanging="709"/>
              <w:jc w:val="center"/>
              <w:rPr>
                <w:sz w:val="18"/>
              </w:rPr>
            </w:pPr>
          </w:p>
        </w:tc>
      </w:tr>
      <w:tr w:rsidR="00EE67E3" w:rsidRPr="00320BFA" w14:paraId="56317E53" w14:textId="77777777" w:rsidTr="006C68B5">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C42A210" w14:textId="77777777" w:rsidR="00EE67E3" w:rsidRPr="00320BFA" w:rsidRDefault="00EE67E3" w:rsidP="006C68B5">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34FF934" w14:textId="77777777" w:rsidR="00EE67E3" w:rsidRPr="00320BFA" w:rsidRDefault="00EE67E3" w:rsidP="00EE67E3">
            <w:pPr>
              <w:pStyle w:val="TF-xAvalITEM"/>
              <w:numPr>
                <w:ilvl w:val="0"/>
                <w:numId w:val="12"/>
              </w:numPr>
            </w:pPr>
            <w:r w:rsidRPr="00320BFA">
              <w:t>TRABALHOS CORRELATOS</w:t>
            </w:r>
          </w:p>
          <w:p w14:paraId="5E184556" w14:textId="77777777" w:rsidR="00EE67E3" w:rsidRPr="00320BFA" w:rsidRDefault="00EE67E3" w:rsidP="006C68B5">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6428E169" w14:textId="167E9169" w:rsidR="00EE67E3" w:rsidRPr="00320BFA" w:rsidRDefault="007B44A3" w:rsidP="006C68B5">
            <w:pPr>
              <w:keepNext w:val="0"/>
              <w:keepLines w:val="0"/>
              <w:ind w:left="709" w:hanging="709"/>
              <w:jc w:val="center"/>
              <w:rPr>
                <w:sz w:val="18"/>
              </w:rPr>
            </w:pPr>
            <w:ins w:id="49" w:author="Alexander Roberto Valdameri" w:date="2024-05-16T11:55: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0F5C6BF0" w14:textId="77777777" w:rsidR="00EE67E3" w:rsidRPr="00320BFA" w:rsidRDefault="00EE67E3" w:rsidP="006C68B5">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7A59427" w14:textId="77777777" w:rsidR="00EE67E3" w:rsidRPr="00320BFA" w:rsidRDefault="00EE67E3" w:rsidP="006C68B5">
            <w:pPr>
              <w:keepNext w:val="0"/>
              <w:keepLines w:val="0"/>
              <w:ind w:left="709" w:hanging="709"/>
              <w:jc w:val="center"/>
              <w:rPr>
                <w:sz w:val="18"/>
              </w:rPr>
            </w:pPr>
          </w:p>
        </w:tc>
      </w:tr>
      <w:tr w:rsidR="00EE67E3" w:rsidRPr="00320BFA" w14:paraId="7FC82E20" w14:textId="77777777" w:rsidTr="006C68B5">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3C80E0B" w14:textId="77777777" w:rsidR="00EE67E3" w:rsidRPr="00320BFA" w:rsidRDefault="00EE67E3" w:rsidP="006C68B5">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CCF984E" w14:textId="77777777" w:rsidR="00EE67E3" w:rsidRPr="00320BFA" w:rsidRDefault="00EE67E3" w:rsidP="00EE67E3">
            <w:pPr>
              <w:pStyle w:val="TF-xAvalITEM"/>
              <w:numPr>
                <w:ilvl w:val="0"/>
                <w:numId w:val="12"/>
              </w:numPr>
            </w:pPr>
            <w:r w:rsidRPr="00320BFA">
              <w:t>JUSTIFICATIVA</w:t>
            </w:r>
          </w:p>
          <w:p w14:paraId="7312E025" w14:textId="77777777" w:rsidR="00EE67E3" w:rsidRPr="00320BFA" w:rsidRDefault="00EE67E3" w:rsidP="006C68B5">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362DD65D" w14:textId="6E5C84A1" w:rsidR="00EE67E3" w:rsidRPr="00320BFA" w:rsidRDefault="00EE67E3" w:rsidP="006C68B5">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17858F6B" w14:textId="77777777" w:rsidR="00EE67E3" w:rsidRPr="00320BFA" w:rsidRDefault="00EE67E3" w:rsidP="006C68B5">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9DBC958" w14:textId="524861E8" w:rsidR="00EE67E3" w:rsidRPr="00320BFA" w:rsidRDefault="007B44A3" w:rsidP="006C68B5">
            <w:pPr>
              <w:keepNext w:val="0"/>
              <w:keepLines w:val="0"/>
              <w:ind w:left="709" w:hanging="709"/>
              <w:jc w:val="center"/>
              <w:rPr>
                <w:sz w:val="18"/>
              </w:rPr>
            </w:pPr>
            <w:ins w:id="50" w:author="Alexander Roberto Valdameri" w:date="2024-05-16T11:57:00Z">
              <w:r>
                <w:rPr>
                  <w:sz w:val="18"/>
                </w:rPr>
                <w:t>X</w:t>
              </w:r>
            </w:ins>
          </w:p>
        </w:tc>
      </w:tr>
      <w:tr w:rsidR="00EE67E3" w:rsidRPr="00320BFA" w14:paraId="224AFD99" w14:textId="77777777" w:rsidTr="006C68B5">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D9E76E3" w14:textId="77777777" w:rsidR="00EE67E3" w:rsidRPr="00320BFA" w:rsidRDefault="00EE67E3" w:rsidP="006C68B5">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343C6A6" w14:textId="77777777" w:rsidR="00EE67E3" w:rsidRPr="00320BFA" w:rsidRDefault="00EE67E3" w:rsidP="006C68B5">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5A287C29" w14:textId="77777777" w:rsidR="00EE67E3" w:rsidRPr="00320BFA" w:rsidRDefault="00EE67E3" w:rsidP="006C68B5">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5E301107" w14:textId="62E056F1" w:rsidR="00EE67E3" w:rsidRPr="00320BFA" w:rsidRDefault="00EE67E3" w:rsidP="006C68B5">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50A2C1B" w14:textId="220B984E" w:rsidR="00EE67E3" w:rsidRPr="00320BFA" w:rsidRDefault="00B97094" w:rsidP="006C68B5">
            <w:pPr>
              <w:keepNext w:val="0"/>
              <w:keepLines w:val="0"/>
              <w:ind w:left="709" w:hanging="709"/>
              <w:jc w:val="center"/>
              <w:rPr>
                <w:sz w:val="18"/>
              </w:rPr>
            </w:pPr>
            <w:ins w:id="51" w:author="Alexander Roberto Valdameri" w:date="2024-05-20T13:41:00Z">
              <w:r>
                <w:rPr>
                  <w:sz w:val="18"/>
                </w:rPr>
                <w:t>X</w:t>
              </w:r>
            </w:ins>
          </w:p>
        </w:tc>
      </w:tr>
      <w:tr w:rsidR="00EE67E3" w:rsidRPr="00320BFA" w14:paraId="34F3EB12" w14:textId="77777777" w:rsidTr="006C68B5">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1EF9EBD" w14:textId="77777777" w:rsidR="00EE67E3" w:rsidRPr="00320BFA" w:rsidRDefault="00EE67E3" w:rsidP="006C68B5">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0A98F6D" w14:textId="77777777" w:rsidR="00EE67E3" w:rsidRPr="00320BFA" w:rsidRDefault="00EE67E3" w:rsidP="006C68B5">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13F02F7A" w14:textId="77777777" w:rsidR="00EE67E3" w:rsidRPr="00320BFA" w:rsidRDefault="00EE67E3" w:rsidP="006C68B5">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005A1DDC" w14:textId="4E7CE62C" w:rsidR="00EE67E3" w:rsidRPr="00320BFA" w:rsidRDefault="00EE67E3" w:rsidP="006C68B5">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C383FCA" w14:textId="28970452" w:rsidR="00EE67E3" w:rsidRPr="00320BFA" w:rsidRDefault="00B97094" w:rsidP="006C68B5">
            <w:pPr>
              <w:keepNext w:val="0"/>
              <w:keepLines w:val="0"/>
              <w:ind w:left="709" w:hanging="709"/>
              <w:jc w:val="center"/>
              <w:rPr>
                <w:sz w:val="18"/>
              </w:rPr>
            </w:pPr>
            <w:ins w:id="52" w:author="Alexander Roberto Valdameri" w:date="2024-05-20T13:41:00Z">
              <w:r>
                <w:rPr>
                  <w:sz w:val="18"/>
                </w:rPr>
                <w:t>X</w:t>
              </w:r>
            </w:ins>
          </w:p>
        </w:tc>
      </w:tr>
      <w:tr w:rsidR="00EE67E3" w:rsidRPr="00320BFA" w14:paraId="71C8577F" w14:textId="77777777" w:rsidTr="006C68B5">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C8DECBB" w14:textId="77777777" w:rsidR="00EE67E3" w:rsidRPr="00320BFA" w:rsidRDefault="00EE67E3" w:rsidP="006C68B5">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BBF7795" w14:textId="77777777" w:rsidR="00EE67E3" w:rsidRPr="00320BFA" w:rsidRDefault="00EE67E3" w:rsidP="00EE67E3">
            <w:pPr>
              <w:pStyle w:val="TF-xAvalITEM"/>
              <w:numPr>
                <w:ilvl w:val="0"/>
                <w:numId w:val="12"/>
              </w:numPr>
            </w:pPr>
            <w:r w:rsidRPr="00320BFA">
              <w:t>REQUISITOS PRINCIPAIS DO PROBLEMA A SER TRABALHADO</w:t>
            </w:r>
          </w:p>
          <w:p w14:paraId="3B5B6B11" w14:textId="77777777" w:rsidR="00EE67E3" w:rsidRPr="00320BFA" w:rsidRDefault="00EE67E3" w:rsidP="006C68B5">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3D274025" w14:textId="5B981CBA" w:rsidR="00EE67E3" w:rsidRPr="00320BFA" w:rsidRDefault="007B44A3" w:rsidP="006C68B5">
            <w:pPr>
              <w:keepNext w:val="0"/>
              <w:keepLines w:val="0"/>
              <w:ind w:left="709" w:hanging="709"/>
              <w:jc w:val="center"/>
              <w:rPr>
                <w:sz w:val="18"/>
              </w:rPr>
            </w:pPr>
            <w:ins w:id="53" w:author="Alexander Roberto Valdameri" w:date="2024-05-16T11:57: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25D4A488" w14:textId="77777777" w:rsidR="00EE67E3" w:rsidRPr="00320BFA" w:rsidRDefault="00EE67E3" w:rsidP="006C68B5">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9B8CE1E" w14:textId="77777777" w:rsidR="00EE67E3" w:rsidRPr="00320BFA" w:rsidRDefault="00EE67E3" w:rsidP="006C68B5">
            <w:pPr>
              <w:keepNext w:val="0"/>
              <w:keepLines w:val="0"/>
              <w:ind w:left="709" w:hanging="709"/>
              <w:jc w:val="center"/>
              <w:rPr>
                <w:sz w:val="18"/>
              </w:rPr>
            </w:pPr>
          </w:p>
        </w:tc>
      </w:tr>
      <w:tr w:rsidR="00EE67E3" w:rsidRPr="00320BFA" w14:paraId="1A97CC15" w14:textId="77777777" w:rsidTr="006C68B5">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DD193FB" w14:textId="77777777" w:rsidR="00EE67E3" w:rsidRPr="00320BFA" w:rsidRDefault="00EE67E3" w:rsidP="006C68B5">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C26CCCA" w14:textId="77777777" w:rsidR="00EE67E3" w:rsidRPr="00320BFA" w:rsidRDefault="00EE67E3" w:rsidP="00EE67E3">
            <w:pPr>
              <w:pStyle w:val="TF-xAvalITEM"/>
              <w:numPr>
                <w:ilvl w:val="0"/>
                <w:numId w:val="12"/>
              </w:numPr>
            </w:pPr>
            <w:r w:rsidRPr="00320BFA">
              <w:t>METODOLOGIA</w:t>
            </w:r>
          </w:p>
          <w:p w14:paraId="578B3B98" w14:textId="77777777" w:rsidR="00EE67E3" w:rsidRPr="00320BFA" w:rsidRDefault="00EE67E3" w:rsidP="006C68B5">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137A2ABC" w14:textId="27F00FEE" w:rsidR="00EE67E3" w:rsidRPr="00320BFA" w:rsidRDefault="007B44A3" w:rsidP="006C68B5">
            <w:pPr>
              <w:keepNext w:val="0"/>
              <w:keepLines w:val="0"/>
              <w:ind w:left="709" w:hanging="709"/>
              <w:jc w:val="center"/>
              <w:rPr>
                <w:sz w:val="18"/>
              </w:rPr>
            </w:pPr>
            <w:ins w:id="54" w:author="Alexander Roberto Valdameri" w:date="2024-05-16T11:57: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50C63315" w14:textId="77777777" w:rsidR="00EE67E3" w:rsidRPr="00320BFA" w:rsidRDefault="00EE67E3" w:rsidP="006C68B5">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EA27CBA" w14:textId="77777777" w:rsidR="00EE67E3" w:rsidRPr="00320BFA" w:rsidRDefault="00EE67E3" w:rsidP="006C68B5">
            <w:pPr>
              <w:keepNext w:val="0"/>
              <w:keepLines w:val="0"/>
              <w:ind w:left="709" w:hanging="709"/>
              <w:jc w:val="center"/>
              <w:rPr>
                <w:sz w:val="18"/>
              </w:rPr>
            </w:pPr>
          </w:p>
        </w:tc>
      </w:tr>
      <w:tr w:rsidR="00EE67E3" w:rsidRPr="00320BFA" w14:paraId="0914D724" w14:textId="77777777" w:rsidTr="006C68B5">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C7CF34E" w14:textId="77777777" w:rsidR="00EE67E3" w:rsidRPr="00320BFA" w:rsidRDefault="00EE67E3" w:rsidP="006C68B5">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08EE195" w14:textId="77777777" w:rsidR="00EE67E3" w:rsidRPr="00320BFA" w:rsidRDefault="00EE67E3" w:rsidP="006C68B5">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347100B3" w14:textId="2FF15ABC" w:rsidR="00EE67E3" w:rsidRPr="00320BFA" w:rsidRDefault="007B44A3" w:rsidP="006C68B5">
            <w:pPr>
              <w:keepNext w:val="0"/>
              <w:keepLines w:val="0"/>
              <w:ind w:left="709" w:hanging="709"/>
              <w:jc w:val="center"/>
              <w:rPr>
                <w:sz w:val="18"/>
              </w:rPr>
            </w:pPr>
            <w:ins w:id="55" w:author="Alexander Roberto Valdameri" w:date="2024-05-16T11:57: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6E349855" w14:textId="77777777" w:rsidR="00EE67E3" w:rsidRPr="00320BFA" w:rsidRDefault="00EE67E3" w:rsidP="006C68B5">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2C4F5C1" w14:textId="77777777" w:rsidR="00EE67E3" w:rsidRPr="00320BFA" w:rsidRDefault="00EE67E3" w:rsidP="006C68B5">
            <w:pPr>
              <w:keepNext w:val="0"/>
              <w:keepLines w:val="0"/>
              <w:ind w:left="709" w:hanging="709"/>
              <w:jc w:val="center"/>
              <w:rPr>
                <w:sz w:val="18"/>
              </w:rPr>
            </w:pPr>
          </w:p>
        </w:tc>
      </w:tr>
      <w:tr w:rsidR="00EE67E3" w:rsidRPr="00320BFA" w14:paraId="605872F7" w14:textId="77777777" w:rsidTr="006C68B5">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F8E3473" w14:textId="77777777" w:rsidR="00EE67E3" w:rsidRPr="00320BFA" w:rsidRDefault="00EE67E3" w:rsidP="006C68B5">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D7F1EB6" w14:textId="77777777" w:rsidR="00EE67E3" w:rsidRPr="00320BFA" w:rsidRDefault="00EE67E3" w:rsidP="00EE67E3">
            <w:pPr>
              <w:pStyle w:val="TF-xAvalITEM"/>
              <w:numPr>
                <w:ilvl w:val="0"/>
                <w:numId w:val="12"/>
              </w:numPr>
            </w:pPr>
            <w:r w:rsidRPr="00320BFA">
              <w:t>REVISÃO BIBLIOGRÁFICA</w:t>
            </w:r>
          </w:p>
          <w:p w14:paraId="60C9D40D" w14:textId="77777777" w:rsidR="00EE67E3" w:rsidRPr="00320BFA" w:rsidRDefault="00EE67E3" w:rsidP="006C68B5">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39D8EFCF" w14:textId="1FA9D67B" w:rsidR="00EE67E3" w:rsidRPr="00320BFA" w:rsidRDefault="007B44A3" w:rsidP="006C68B5">
            <w:pPr>
              <w:keepNext w:val="0"/>
              <w:keepLines w:val="0"/>
              <w:ind w:left="709" w:hanging="709"/>
              <w:jc w:val="center"/>
              <w:rPr>
                <w:sz w:val="18"/>
              </w:rPr>
            </w:pPr>
            <w:ins w:id="56" w:author="Alexander Roberto Valdameri" w:date="2024-05-16T11:57: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5274A00E" w14:textId="77777777" w:rsidR="00EE67E3" w:rsidRPr="00320BFA" w:rsidRDefault="00EE67E3" w:rsidP="006C68B5">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F2D1A57" w14:textId="77777777" w:rsidR="00EE67E3" w:rsidRPr="00320BFA" w:rsidRDefault="00EE67E3" w:rsidP="006C68B5">
            <w:pPr>
              <w:keepNext w:val="0"/>
              <w:keepLines w:val="0"/>
              <w:ind w:left="709" w:hanging="709"/>
              <w:jc w:val="center"/>
              <w:rPr>
                <w:sz w:val="18"/>
              </w:rPr>
            </w:pPr>
          </w:p>
        </w:tc>
      </w:tr>
      <w:tr w:rsidR="00EE67E3" w:rsidRPr="00320BFA" w14:paraId="0409BD3D" w14:textId="77777777" w:rsidTr="006C68B5">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C3F5522" w14:textId="77777777" w:rsidR="00EE67E3" w:rsidRPr="00320BFA" w:rsidRDefault="00EE67E3" w:rsidP="006C68B5">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64B1C64D" w14:textId="77777777" w:rsidR="00EE67E3" w:rsidRPr="00320BFA" w:rsidRDefault="00EE67E3" w:rsidP="006C68B5">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131166B8" w14:textId="100E1839" w:rsidR="00EE67E3" w:rsidRPr="00320BFA" w:rsidRDefault="007B44A3" w:rsidP="006C68B5">
            <w:pPr>
              <w:keepNext w:val="0"/>
              <w:keepLines w:val="0"/>
              <w:ind w:left="709" w:hanging="709"/>
              <w:jc w:val="center"/>
              <w:rPr>
                <w:sz w:val="18"/>
              </w:rPr>
            </w:pPr>
            <w:ins w:id="57" w:author="Alexander Roberto Valdameri" w:date="2024-05-16T11:57:00Z">
              <w:r>
                <w:rPr>
                  <w:sz w:val="18"/>
                </w:rPr>
                <w:t>X</w:t>
              </w:r>
            </w:ins>
          </w:p>
        </w:tc>
        <w:tc>
          <w:tcPr>
            <w:tcW w:w="299" w:type="pct"/>
            <w:tcBorders>
              <w:top w:val="single" w:sz="4" w:space="0" w:color="auto"/>
              <w:left w:val="single" w:sz="4" w:space="0" w:color="auto"/>
              <w:bottom w:val="single" w:sz="12" w:space="0" w:color="auto"/>
              <w:right w:val="single" w:sz="4" w:space="0" w:color="auto"/>
            </w:tcBorders>
          </w:tcPr>
          <w:p w14:paraId="1D9E6628" w14:textId="77777777" w:rsidR="00EE67E3" w:rsidRPr="00320BFA" w:rsidRDefault="00EE67E3" w:rsidP="006C68B5">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60C1C0AE" w14:textId="77777777" w:rsidR="00EE67E3" w:rsidRPr="00320BFA" w:rsidRDefault="00EE67E3" w:rsidP="006C68B5">
            <w:pPr>
              <w:keepNext w:val="0"/>
              <w:keepLines w:val="0"/>
              <w:ind w:left="709" w:hanging="709"/>
              <w:jc w:val="center"/>
              <w:rPr>
                <w:sz w:val="18"/>
              </w:rPr>
            </w:pPr>
          </w:p>
        </w:tc>
      </w:tr>
      <w:tr w:rsidR="00EE67E3" w:rsidRPr="00320BFA" w14:paraId="0A22B3C2" w14:textId="77777777" w:rsidTr="006C68B5">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04AD8177" w14:textId="77777777" w:rsidR="00EE67E3" w:rsidRPr="0000224C" w:rsidRDefault="00EE67E3" w:rsidP="006C68B5">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0F4C5D78" w14:textId="77777777" w:rsidR="00EE67E3" w:rsidRPr="00320BFA" w:rsidRDefault="00EE67E3" w:rsidP="00EE67E3">
            <w:pPr>
              <w:pStyle w:val="TF-xAvalITEM"/>
              <w:numPr>
                <w:ilvl w:val="0"/>
                <w:numId w:val="12"/>
              </w:numPr>
            </w:pPr>
            <w:r w:rsidRPr="00320BFA">
              <w:t>LINGUAGEM USADA (redação)</w:t>
            </w:r>
          </w:p>
          <w:p w14:paraId="7FAA70A6" w14:textId="77777777" w:rsidR="00EE67E3" w:rsidRPr="00320BFA" w:rsidRDefault="00EE67E3" w:rsidP="006C68B5">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48B08904" w14:textId="0E54AC17" w:rsidR="00EE67E3" w:rsidRPr="00320BFA" w:rsidRDefault="007B44A3" w:rsidP="006C68B5">
            <w:pPr>
              <w:keepNext w:val="0"/>
              <w:keepLines w:val="0"/>
              <w:ind w:left="709" w:hanging="709"/>
              <w:jc w:val="center"/>
              <w:rPr>
                <w:sz w:val="18"/>
              </w:rPr>
            </w:pPr>
            <w:ins w:id="58" w:author="Alexander Roberto Valdameri" w:date="2024-05-16T11:57:00Z">
              <w:r>
                <w:rPr>
                  <w:sz w:val="18"/>
                </w:rPr>
                <w:t>X</w:t>
              </w:r>
            </w:ins>
          </w:p>
        </w:tc>
        <w:tc>
          <w:tcPr>
            <w:tcW w:w="299" w:type="pct"/>
            <w:tcBorders>
              <w:top w:val="single" w:sz="12" w:space="0" w:color="auto"/>
              <w:left w:val="single" w:sz="4" w:space="0" w:color="auto"/>
              <w:bottom w:val="single" w:sz="4" w:space="0" w:color="auto"/>
              <w:right w:val="single" w:sz="4" w:space="0" w:color="auto"/>
            </w:tcBorders>
          </w:tcPr>
          <w:p w14:paraId="378529E8" w14:textId="77777777" w:rsidR="00EE67E3" w:rsidRPr="00320BFA" w:rsidRDefault="00EE67E3" w:rsidP="006C68B5">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0AA57FC1" w14:textId="77777777" w:rsidR="00EE67E3" w:rsidRPr="00320BFA" w:rsidRDefault="00EE67E3" w:rsidP="006C68B5">
            <w:pPr>
              <w:keepNext w:val="0"/>
              <w:keepLines w:val="0"/>
              <w:ind w:left="709" w:hanging="709"/>
              <w:jc w:val="center"/>
              <w:rPr>
                <w:sz w:val="18"/>
              </w:rPr>
            </w:pPr>
          </w:p>
        </w:tc>
      </w:tr>
      <w:tr w:rsidR="00EE67E3" w:rsidRPr="00320BFA" w14:paraId="25056A9D" w14:textId="77777777" w:rsidTr="006C68B5">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056C622" w14:textId="77777777" w:rsidR="00EE67E3" w:rsidRPr="00320BFA" w:rsidRDefault="00EE67E3" w:rsidP="006C68B5">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4BFBEA15" w14:textId="77777777" w:rsidR="00EE67E3" w:rsidRPr="00320BFA" w:rsidRDefault="00EE67E3" w:rsidP="006C68B5">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1A4FF87B" w14:textId="25E4D800" w:rsidR="00EE67E3" w:rsidRPr="00320BFA" w:rsidRDefault="007B44A3" w:rsidP="006C68B5">
            <w:pPr>
              <w:keepNext w:val="0"/>
              <w:keepLines w:val="0"/>
              <w:ind w:left="709" w:hanging="709"/>
              <w:jc w:val="center"/>
              <w:rPr>
                <w:sz w:val="18"/>
              </w:rPr>
            </w:pPr>
            <w:ins w:id="59" w:author="Alexander Roberto Valdameri" w:date="2024-05-16T11:57:00Z">
              <w:r>
                <w:rPr>
                  <w:sz w:val="18"/>
                </w:rPr>
                <w:t>X</w:t>
              </w:r>
            </w:ins>
          </w:p>
        </w:tc>
        <w:tc>
          <w:tcPr>
            <w:tcW w:w="299" w:type="pct"/>
            <w:tcBorders>
              <w:top w:val="single" w:sz="4" w:space="0" w:color="auto"/>
              <w:left w:val="single" w:sz="4" w:space="0" w:color="auto"/>
              <w:bottom w:val="single" w:sz="12" w:space="0" w:color="auto"/>
              <w:right w:val="single" w:sz="4" w:space="0" w:color="auto"/>
            </w:tcBorders>
          </w:tcPr>
          <w:p w14:paraId="08FC39CA" w14:textId="77777777" w:rsidR="00EE67E3" w:rsidRPr="00320BFA" w:rsidRDefault="00EE67E3" w:rsidP="006C68B5">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4F41A936" w14:textId="77777777" w:rsidR="00EE67E3" w:rsidRPr="00320BFA" w:rsidRDefault="00EE67E3" w:rsidP="006C68B5">
            <w:pPr>
              <w:keepNext w:val="0"/>
              <w:keepLines w:val="0"/>
              <w:ind w:left="709" w:hanging="709"/>
              <w:jc w:val="center"/>
              <w:rPr>
                <w:sz w:val="18"/>
              </w:rPr>
            </w:pPr>
          </w:p>
        </w:tc>
      </w:tr>
    </w:tbl>
    <w:p w14:paraId="5BD7D563" w14:textId="77777777" w:rsidR="00EE67E3" w:rsidRDefault="00EE67E3" w:rsidP="00EE67E3">
      <w:pPr>
        <w:pStyle w:val="TF-xAvalLINHA"/>
        <w:tabs>
          <w:tab w:val="left" w:leader="underscore" w:pos="6237"/>
        </w:tabs>
      </w:pPr>
    </w:p>
    <w:p w14:paraId="0D4D978F" w14:textId="77777777" w:rsidR="002C2104" w:rsidRPr="00DA4461" w:rsidRDefault="002C2104" w:rsidP="00DA4461">
      <w:pPr>
        <w:pStyle w:val="TF-refernciasITEM"/>
      </w:pPr>
    </w:p>
    <w:sectPr w:rsidR="002C2104" w:rsidRPr="00DA4461" w:rsidSect="00FE4D06">
      <w:headerReference w:type="default" r:id="rId20"/>
      <w:footerReference w:type="even" r:id="rId21"/>
      <w:footerReference w:type="default" r:id="rId22"/>
      <w:headerReference w:type="first" r:id="rId23"/>
      <w:pgSz w:w="11901" w:h="16817" w:code="9"/>
      <w:pgMar w:top="1134"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lexander Roberto Valdameri" w:date="2024-05-16T11:49:00Z" w:initials="AR">
    <w:p w14:paraId="5937D6BB" w14:textId="77777777" w:rsidR="006439CF" w:rsidRDefault="006439CF" w:rsidP="006439CF">
      <w:pPr>
        <w:pStyle w:val="Textodecomentrio"/>
      </w:pPr>
      <w:r>
        <w:rPr>
          <w:rStyle w:val="Refdecomentrio"/>
        </w:rPr>
        <w:annotationRef/>
      </w:r>
      <w:r>
        <w:t>alunos de cursos superiores, certo?</w:t>
      </w:r>
    </w:p>
  </w:comment>
  <w:comment w:id="10" w:author="Alexander Roberto Valdameri" w:date="2024-05-16T11:51:00Z" w:initials="AR">
    <w:p w14:paraId="5CAF0A47" w14:textId="77777777" w:rsidR="00457294" w:rsidRDefault="00457294" w:rsidP="00457294">
      <w:pPr>
        <w:pStyle w:val="Textodecomentrio"/>
      </w:pPr>
      <w:r>
        <w:rPr>
          <w:rStyle w:val="Refdecomentrio"/>
        </w:rPr>
        <w:annotationRef/>
      </w:r>
      <w:r>
        <w:t>Convém indicar fonte... Há muitas afirmações sugerindo relato de pesquisas já realizadas...</w:t>
      </w:r>
    </w:p>
  </w:comment>
  <w:comment w:id="42" w:author="Alexander Roberto Valdameri" w:date="2024-05-16T11:57:00Z" w:initials="ARV">
    <w:p w14:paraId="3655818A" w14:textId="77777777" w:rsidR="0065710B" w:rsidRDefault="00B54C4C" w:rsidP="0065710B">
      <w:pPr>
        <w:pStyle w:val="Textodecomentrio"/>
      </w:pPr>
      <w:r>
        <w:rPr>
          <w:rStyle w:val="Refdecomentrio"/>
        </w:rPr>
        <w:annotationRef/>
      </w:r>
      <w:r w:rsidR="0065710B">
        <w:t>Creio que faltou uma "discussão" sobre as características apontadas e a relação com o seu trabalho...</w:t>
      </w:r>
      <w:r w:rsidR="0065710B">
        <w:br/>
      </w:r>
      <w:r w:rsidR="0065710B">
        <w:br/>
        <w:t>Idem para as contribuições...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37D6BB" w15:done="0"/>
  <w15:commentEx w15:paraId="5CAF0A47" w15:done="0"/>
  <w15:commentEx w15:paraId="365581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3476EF1" w16cex:dateUtc="2024-05-16T14:49:00Z"/>
  <w16cex:commentExtensible w16cex:durableId="26D8DE70" w16cex:dateUtc="2024-05-16T14:51:00Z"/>
  <w16cex:commentExtensible w16cex:durableId="2016FAC5" w16cex:dateUtc="2024-05-16T14: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37D6BB" w16cid:durableId="13476EF1"/>
  <w16cid:commentId w16cid:paraId="5CAF0A47" w16cid:durableId="26D8DE70"/>
  <w16cid:commentId w16cid:paraId="3655818A" w16cid:durableId="2016FA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8A94C" w14:textId="77777777" w:rsidR="00B56E5B" w:rsidRDefault="00B56E5B">
      <w:r>
        <w:separator/>
      </w:r>
    </w:p>
  </w:endnote>
  <w:endnote w:type="continuationSeparator" w:id="0">
    <w:p w14:paraId="7B53523D" w14:textId="77777777" w:rsidR="00B56E5B" w:rsidRDefault="00B56E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9D63" w14:textId="77777777" w:rsidR="00347AC5" w:rsidRDefault="00347AC5">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E1EB" w14:textId="77777777" w:rsidR="00347AC5" w:rsidRDefault="00347AC5">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B8320" w14:textId="77777777" w:rsidR="00B56E5B" w:rsidRDefault="00B56E5B">
      <w:r>
        <w:separator/>
      </w:r>
    </w:p>
  </w:footnote>
  <w:footnote w:type="continuationSeparator" w:id="0">
    <w:p w14:paraId="1FCA4562" w14:textId="77777777" w:rsidR="00B56E5B" w:rsidRDefault="00B56E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20BB"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7"/>
      <w:gridCol w:w="4819"/>
      <w:gridCol w:w="1166"/>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D6AE3FC"/>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5"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6"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2"/>
  </w:num>
  <w:num w:numId="3" w16cid:durableId="1620797825">
    <w:abstractNumId w:val="2"/>
  </w:num>
  <w:num w:numId="4" w16cid:durableId="1176723425">
    <w:abstractNumId w:val="1"/>
  </w:num>
  <w:num w:numId="5" w16cid:durableId="3025818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2"/>
  </w:num>
  <w:num w:numId="8" w16cid:durableId="14897835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5"/>
  </w:num>
  <w:num w:numId="10" w16cid:durableId="250745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3"/>
  </w:num>
  <w:num w:numId="12" w16cid:durableId="1732073986">
    <w:abstractNumId w:val="4"/>
  </w:num>
  <w:num w:numId="13" w16cid:durableId="138995809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6"/>
  </w:num>
  <w:num w:numId="16" w16cid:durableId="67052266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6"/>
  </w:num>
  <w:num w:numId="18" w16cid:durableId="214692154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490910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438999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829476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ander Roberto Valdameri">
    <w15:presenceInfo w15:providerId="AD" w15:userId="S::arv@furb.br::1c2790df-40c9-407d-9e60-5d0ae262bd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09"/>
  <w:hyphenationZone w:val="425"/>
  <w:characterSpacingControl w:val="doNotCompress"/>
  <w:hdrShapeDefaults>
    <o:shapedefaults v:ext="edit" spidmax="2052"/>
  </w:hdrShapeDefaults>
  <w:footnotePr>
    <w:footnote w:id="-1"/>
    <w:footnote w:id="0"/>
  </w:footnotePr>
  <w:endnotePr>
    <w:endnote w:id="-1"/>
    <w:endnote w:id="0"/>
  </w:endnotePr>
  <w:compat>
    <w:doNotUseHTMLParagraphAutoSpacing/>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84240"/>
    <w:rsid w:val="0000224C"/>
    <w:rsid w:val="00012922"/>
    <w:rsid w:val="0001575C"/>
    <w:rsid w:val="000179B5"/>
    <w:rsid w:val="00017B62"/>
    <w:rsid w:val="000204E7"/>
    <w:rsid w:val="00023FA0"/>
    <w:rsid w:val="0002602F"/>
    <w:rsid w:val="00030E4A"/>
    <w:rsid w:val="00031A27"/>
    <w:rsid w:val="00031EE0"/>
    <w:rsid w:val="0004641A"/>
    <w:rsid w:val="00051DD5"/>
    <w:rsid w:val="00052A07"/>
    <w:rsid w:val="000533DA"/>
    <w:rsid w:val="0005457F"/>
    <w:rsid w:val="000608E9"/>
    <w:rsid w:val="00061FEB"/>
    <w:rsid w:val="000667DF"/>
    <w:rsid w:val="0007209B"/>
    <w:rsid w:val="00075792"/>
    <w:rsid w:val="00080F9C"/>
    <w:rsid w:val="0008579A"/>
    <w:rsid w:val="00086AA8"/>
    <w:rsid w:val="0008732D"/>
    <w:rsid w:val="0009735C"/>
    <w:rsid w:val="000A104C"/>
    <w:rsid w:val="000A19DE"/>
    <w:rsid w:val="000A3EAB"/>
    <w:rsid w:val="000B12B2"/>
    <w:rsid w:val="000B3868"/>
    <w:rsid w:val="000C10AA"/>
    <w:rsid w:val="000C1926"/>
    <w:rsid w:val="000C1A18"/>
    <w:rsid w:val="000C648D"/>
    <w:rsid w:val="000D1294"/>
    <w:rsid w:val="000D6BC9"/>
    <w:rsid w:val="000D77C2"/>
    <w:rsid w:val="000E039E"/>
    <w:rsid w:val="000E27F9"/>
    <w:rsid w:val="000E2B1E"/>
    <w:rsid w:val="000E311F"/>
    <w:rsid w:val="000E3A68"/>
    <w:rsid w:val="000E6CE0"/>
    <w:rsid w:val="000F77E3"/>
    <w:rsid w:val="00107B02"/>
    <w:rsid w:val="0011363A"/>
    <w:rsid w:val="00113A3F"/>
    <w:rsid w:val="00115A97"/>
    <w:rsid w:val="001164FE"/>
    <w:rsid w:val="00121714"/>
    <w:rsid w:val="00125084"/>
    <w:rsid w:val="00125277"/>
    <w:rsid w:val="001375F7"/>
    <w:rsid w:val="001554E9"/>
    <w:rsid w:val="00162BF1"/>
    <w:rsid w:val="0016560C"/>
    <w:rsid w:val="00186092"/>
    <w:rsid w:val="00193A97"/>
    <w:rsid w:val="001948BE"/>
    <w:rsid w:val="0019547B"/>
    <w:rsid w:val="001A12CE"/>
    <w:rsid w:val="001A1824"/>
    <w:rsid w:val="001A6292"/>
    <w:rsid w:val="001A7511"/>
    <w:rsid w:val="001B1036"/>
    <w:rsid w:val="001B2F1E"/>
    <w:rsid w:val="001C2196"/>
    <w:rsid w:val="001C33B0"/>
    <w:rsid w:val="001C57E6"/>
    <w:rsid w:val="001C5CBB"/>
    <w:rsid w:val="001C75D7"/>
    <w:rsid w:val="001D465C"/>
    <w:rsid w:val="001D6234"/>
    <w:rsid w:val="001E646A"/>
    <w:rsid w:val="001E682E"/>
    <w:rsid w:val="001F007F"/>
    <w:rsid w:val="001F0D36"/>
    <w:rsid w:val="00202F3F"/>
    <w:rsid w:val="0020407D"/>
    <w:rsid w:val="00224BB2"/>
    <w:rsid w:val="00235240"/>
    <w:rsid w:val="002368FD"/>
    <w:rsid w:val="0024110F"/>
    <w:rsid w:val="002423AB"/>
    <w:rsid w:val="002440B0"/>
    <w:rsid w:val="0025685C"/>
    <w:rsid w:val="00276E8F"/>
    <w:rsid w:val="0027792D"/>
    <w:rsid w:val="00282723"/>
    <w:rsid w:val="00282788"/>
    <w:rsid w:val="0028617A"/>
    <w:rsid w:val="00290009"/>
    <w:rsid w:val="002932D1"/>
    <w:rsid w:val="0029608A"/>
    <w:rsid w:val="002A1426"/>
    <w:rsid w:val="002A6617"/>
    <w:rsid w:val="002A7E1B"/>
    <w:rsid w:val="002B0EDC"/>
    <w:rsid w:val="002B4718"/>
    <w:rsid w:val="002C15E3"/>
    <w:rsid w:val="002C2104"/>
    <w:rsid w:val="002C4AFE"/>
    <w:rsid w:val="002E6DD1"/>
    <w:rsid w:val="002F027E"/>
    <w:rsid w:val="002F6021"/>
    <w:rsid w:val="00312CEA"/>
    <w:rsid w:val="00320B64"/>
    <w:rsid w:val="00320BFA"/>
    <w:rsid w:val="0032378D"/>
    <w:rsid w:val="003255B3"/>
    <w:rsid w:val="003323B0"/>
    <w:rsid w:val="00335048"/>
    <w:rsid w:val="00340AD0"/>
    <w:rsid w:val="00340B6D"/>
    <w:rsid w:val="00340C8E"/>
    <w:rsid w:val="00344540"/>
    <w:rsid w:val="00347AC5"/>
    <w:rsid w:val="003519A3"/>
    <w:rsid w:val="00362443"/>
    <w:rsid w:val="0037046F"/>
    <w:rsid w:val="00377DA7"/>
    <w:rsid w:val="00383087"/>
    <w:rsid w:val="003A2B7D"/>
    <w:rsid w:val="003A4A75"/>
    <w:rsid w:val="003A5366"/>
    <w:rsid w:val="003B647A"/>
    <w:rsid w:val="003C5262"/>
    <w:rsid w:val="003D398C"/>
    <w:rsid w:val="003D473B"/>
    <w:rsid w:val="003D4B35"/>
    <w:rsid w:val="003E4F19"/>
    <w:rsid w:val="003F5F25"/>
    <w:rsid w:val="0040436D"/>
    <w:rsid w:val="00410543"/>
    <w:rsid w:val="004173CC"/>
    <w:rsid w:val="0042356B"/>
    <w:rsid w:val="0042420A"/>
    <w:rsid w:val="004243D2"/>
    <w:rsid w:val="00424610"/>
    <w:rsid w:val="00424AD5"/>
    <w:rsid w:val="0042653D"/>
    <w:rsid w:val="00431C8E"/>
    <w:rsid w:val="00435424"/>
    <w:rsid w:val="00451B94"/>
    <w:rsid w:val="00455AED"/>
    <w:rsid w:val="00457294"/>
    <w:rsid w:val="004661F2"/>
    <w:rsid w:val="00470C41"/>
    <w:rsid w:val="00471954"/>
    <w:rsid w:val="0047690F"/>
    <w:rsid w:val="00476C78"/>
    <w:rsid w:val="00482174"/>
    <w:rsid w:val="0048576D"/>
    <w:rsid w:val="00487A12"/>
    <w:rsid w:val="00493B1A"/>
    <w:rsid w:val="0049495C"/>
    <w:rsid w:val="00497EF6"/>
    <w:rsid w:val="004B083D"/>
    <w:rsid w:val="004B419E"/>
    <w:rsid w:val="004B42D8"/>
    <w:rsid w:val="004B6B8F"/>
    <w:rsid w:val="004B7511"/>
    <w:rsid w:val="004E23CE"/>
    <w:rsid w:val="004E516B"/>
    <w:rsid w:val="004F3C47"/>
    <w:rsid w:val="00500539"/>
    <w:rsid w:val="005009C4"/>
    <w:rsid w:val="00503373"/>
    <w:rsid w:val="00503F3F"/>
    <w:rsid w:val="00504693"/>
    <w:rsid w:val="00522D9F"/>
    <w:rsid w:val="005312EB"/>
    <w:rsid w:val="00536336"/>
    <w:rsid w:val="0054044B"/>
    <w:rsid w:val="00542ED7"/>
    <w:rsid w:val="00550D4A"/>
    <w:rsid w:val="00564A29"/>
    <w:rsid w:val="00564FBC"/>
    <w:rsid w:val="005705A9"/>
    <w:rsid w:val="00572864"/>
    <w:rsid w:val="00575B4F"/>
    <w:rsid w:val="00581BD6"/>
    <w:rsid w:val="0058482B"/>
    <w:rsid w:val="0058618A"/>
    <w:rsid w:val="00587002"/>
    <w:rsid w:val="00591611"/>
    <w:rsid w:val="00592BA8"/>
    <w:rsid w:val="00595EAC"/>
    <w:rsid w:val="00596FC9"/>
    <w:rsid w:val="005A362B"/>
    <w:rsid w:val="005A4952"/>
    <w:rsid w:val="005A4CE8"/>
    <w:rsid w:val="005B20A1"/>
    <w:rsid w:val="005B2478"/>
    <w:rsid w:val="005B2E12"/>
    <w:rsid w:val="005C21FC"/>
    <w:rsid w:val="005C30AE"/>
    <w:rsid w:val="005D7CB2"/>
    <w:rsid w:val="005E35F3"/>
    <w:rsid w:val="005E400D"/>
    <w:rsid w:val="005E698D"/>
    <w:rsid w:val="005F09F1"/>
    <w:rsid w:val="005F645A"/>
    <w:rsid w:val="005F7EDE"/>
    <w:rsid w:val="0060060C"/>
    <w:rsid w:val="006118D1"/>
    <w:rsid w:val="0061251F"/>
    <w:rsid w:val="00613B57"/>
    <w:rsid w:val="006165B1"/>
    <w:rsid w:val="006165B7"/>
    <w:rsid w:val="006172C9"/>
    <w:rsid w:val="00620D93"/>
    <w:rsid w:val="0062386A"/>
    <w:rsid w:val="0062576D"/>
    <w:rsid w:val="00625788"/>
    <w:rsid w:val="00626858"/>
    <w:rsid w:val="006305AA"/>
    <w:rsid w:val="0063277E"/>
    <w:rsid w:val="006364F4"/>
    <w:rsid w:val="00640352"/>
    <w:rsid w:val="006426D5"/>
    <w:rsid w:val="00642924"/>
    <w:rsid w:val="006439CF"/>
    <w:rsid w:val="006466FF"/>
    <w:rsid w:val="00646A5F"/>
    <w:rsid w:val="006475C1"/>
    <w:rsid w:val="00656C00"/>
    <w:rsid w:val="0065710B"/>
    <w:rsid w:val="00661967"/>
    <w:rsid w:val="00661F61"/>
    <w:rsid w:val="00671B49"/>
    <w:rsid w:val="00674155"/>
    <w:rsid w:val="006746CA"/>
    <w:rsid w:val="00695745"/>
    <w:rsid w:val="0069600B"/>
    <w:rsid w:val="006A0A1A"/>
    <w:rsid w:val="006A36D3"/>
    <w:rsid w:val="006A6460"/>
    <w:rsid w:val="006B0760"/>
    <w:rsid w:val="006B104E"/>
    <w:rsid w:val="006B139E"/>
    <w:rsid w:val="006B5A98"/>
    <w:rsid w:val="006B5AEA"/>
    <w:rsid w:val="006B6383"/>
    <w:rsid w:val="006B640D"/>
    <w:rsid w:val="006C61FA"/>
    <w:rsid w:val="006D0896"/>
    <w:rsid w:val="006D2982"/>
    <w:rsid w:val="006E1538"/>
    <w:rsid w:val="006E25D2"/>
    <w:rsid w:val="0070391A"/>
    <w:rsid w:val="00706486"/>
    <w:rsid w:val="00714AD5"/>
    <w:rsid w:val="007214E3"/>
    <w:rsid w:val="007222F7"/>
    <w:rsid w:val="00724679"/>
    <w:rsid w:val="00725368"/>
    <w:rsid w:val="007304F3"/>
    <w:rsid w:val="00730839"/>
    <w:rsid w:val="00730F60"/>
    <w:rsid w:val="00733FF9"/>
    <w:rsid w:val="00752038"/>
    <w:rsid w:val="007554DF"/>
    <w:rsid w:val="0075776D"/>
    <w:rsid w:val="007613FB"/>
    <w:rsid w:val="00761E34"/>
    <w:rsid w:val="00770837"/>
    <w:rsid w:val="00770E62"/>
    <w:rsid w:val="007722BF"/>
    <w:rsid w:val="0077580B"/>
    <w:rsid w:val="00781167"/>
    <w:rsid w:val="007854B3"/>
    <w:rsid w:val="0078787D"/>
    <w:rsid w:val="00787FA8"/>
    <w:rsid w:val="007944F8"/>
    <w:rsid w:val="007973E3"/>
    <w:rsid w:val="007A1883"/>
    <w:rsid w:val="007B44A3"/>
    <w:rsid w:val="007D0720"/>
    <w:rsid w:val="007D10F2"/>
    <w:rsid w:val="007D207E"/>
    <w:rsid w:val="007D6DEC"/>
    <w:rsid w:val="007E46A1"/>
    <w:rsid w:val="007E730D"/>
    <w:rsid w:val="007E7311"/>
    <w:rsid w:val="007F20C0"/>
    <w:rsid w:val="007F38A6"/>
    <w:rsid w:val="007F403E"/>
    <w:rsid w:val="00802D0F"/>
    <w:rsid w:val="008072AC"/>
    <w:rsid w:val="00810CEA"/>
    <w:rsid w:val="008233E5"/>
    <w:rsid w:val="00833DE8"/>
    <w:rsid w:val="00833F47"/>
    <w:rsid w:val="008348C3"/>
    <w:rsid w:val="00837052"/>
    <w:rsid w:val="008373B4"/>
    <w:rsid w:val="00837A1B"/>
    <w:rsid w:val="008404C4"/>
    <w:rsid w:val="00847D37"/>
    <w:rsid w:val="0085001D"/>
    <w:rsid w:val="00870802"/>
    <w:rsid w:val="00871A41"/>
    <w:rsid w:val="00873F69"/>
    <w:rsid w:val="00886D76"/>
    <w:rsid w:val="00897019"/>
    <w:rsid w:val="008A3072"/>
    <w:rsid w:val="008B0A07"/>
    <w:rsid w:val="008B781F"/>
    <w:rsid w:val="008C0069"/>
    <w:rsid w:val="008C1495"/>
    <w:rsid w:val="008C5E2A"/>
    <w:rsid w:val="008D32D3"/>
    <w:rsid w:val="008D4159"/>
    <w:rsid w:val="008D5522"/>
    <w:rsid w:val="008D69C5"/>
    <w:rsid w:val="008D7404"/>
    <w:rsid w:val="008E0F86"/>
    <w:rsid w:val="008E52A3"/>
    <w:rsid w:val="008F2DC1"/>
    <w:rsid w:val="008F70AD"/>
    <w:rsid w:val="008F7CE2"/>
    <w:rsid w:val="00900DB1"/>
    <w:rsid w:val="009022BF"/>
    <w:rsid w:val="00904062"/>
    <w:rsid w:val="00911CD9"/>
    <w:rsid w:val="00912B71"/>
    <w:rsid w:val="009261DE"/>
    <w:rsid w:val="00931632"/>
    <w:rsid w:val="00932C92"/>
    <w:rsid w:val="009454E4"/>
    <w:rsid w:val="00946836"/>
    <w:rsid w:val="009579F1"/>
    <w:rsid w:val="009603E6"/>
    <w:rsid w:val="00962D06"/>
    <w:rsid w:val="0096683A"/>
    <w:rsid w:val="00967611"/>
    <w:rsid w:val="009706C1"/>
    <w:rsid w:val="00984240"/>
    <w:rsid w:val="00987F2B"/>
    <w:rsid w:val="00995B07"/>
    <w:rsid w:val="009A2619"/>
    <w:rsid w:val="009A5850"/>
    <w:rsid w:val="009B10D6"/>
    <w:rsid w:val="009B2AE6"/>
    <w:rsid w:val="009B3AA0"/>
    <w:rsid w:val="009C771C"/>
    <w:rsid w:val="009D65D0"/>
    <w:rsid w:val="009D7E91"/>
    <w:rsid w:val="009E135E"/>
    <w:rsid w:val="009E3C92"/>
    <w:rsid w:val="009E54F4"/>
    <w:rsid w:val="009E71AD"/>
    <w:rsid w:val="009F2BFA"/>
    <w:rsid w:val="00A017C9"/>
    <w:rsid w:val="00A03A3D"/>
    <w:rsid w:val="00A045C4"/>
    <w:rsid w:val="00A10DFA"/>
    <w:rsid w:val="00A10E01"/>
    <w:rsid w:val="00A10F0C"/>
    <w:rsid w:val="00A21708"/>
    <w:rsid w:val="00A22362"/>
    <w:rsid w:val="00A249BA"/>
    <w:rsid w:val="00A307C7"/>
    <w:rsid w:val="00A44581"/>
    <w:rsid w:val="00A45093"/>
    <w:rsid w:val="00A50EAF"/>
    <w:rsid w:val="00A602F9"/>
    <w:rsid w:val="00A650EE"/>
    <w:rsid w:val="00A662C8"/>
    <w:rsid w:val="00A71157"/>
    <w:rsid w:val="00A72287"/>
    <w:rsid w:val="00A72E1D"/>
    <w:rsid w:val="00A775C0"/>
    <w:rsid w:val="00A966E6"/>
    <w:rsid w:val="00AB2BE3"/>
    <w:rsid w:val="00AB7834"/>
    <w:rsid w:val="00AC4D5F"/>
    <w:rsid w:val="00AD1D2C"/>
    <w:rsid w:val="00AE0525"/>
    <w:rsid w:val="00AE08DB"/>
    <w:rsid w:val="00AE2729"/>
    <w:rsid w:val="00AE3148"/>
    <w:rsid w:val="00AE3793"/>
    <w:rsid w:val="00AE5AE2"/>
    <w:rsid w:val="00AE7343"/>
    <w:rsid w:val="00AF1367"/>
    <w:rsid w:val="00B00A13"/>
    <w:rsid w:val="00B00D69"/>
    <w:rsid w:val="00B00E04"/>
    <w:rsid w:val="00B05485"/>
    <w:rsid w:val="00B1458E"/>
    <w:rsid w:val="00B14C51"/>
    <w:rsid w:val="00B20021"/>
    <w:rsid w:val="00B20FDE"/>
    <w:rsid w:val="00B42041"/>
    <w:rsid w:val="00B43FBF"/>
    <w:rsid w:val="00B44F11"/>
    <w:rsid w:val="00B51846"/>
    <w:rsid w:val="00B54C4C"/>
    <w:rsid w:val="00B56E5B"/>
    <w:rsid w:val="00B62979"/>
    <w:rsid w:val="00B638AB"/>
    <w:rsid w:val="00B70056"/>
    <w:rsid w:val="00B74D75"/>
    <w:rsid w:val="00B823A7"/>
    <w:rsid w:val="00B90FA5"/>
    <w:rsid w:val="00B919F1"/>
    <w:rsid w:val="00B97094"/>
    <w:rsid w:val="00BA2260"/>
    <w:rsid w:val="00BB468D"/>
    <w:rsid w:val="00BC0E8D"/>
    <w:rsid w:val="00BC4F18"/>
    <w:rsid w:val="00BE6551"/>
    <w:rsid w:val="00BF093B"/>
    <w:rsid w:val="00C00B88"/>
    <w:rsid w:val="00C06B2A"/>
    <w:rsid w:val="00C35E57"/>
    <w:rsid w:val="00C35E80"/>
    <w:rsid w:val="00C40AA2"/>
    <w:rsid w:val="00C4244F"/>
    <w:rsid w:val="00C458D3"/>
    <w:rsid w:val="00C632ED"/>
    <w:rsid w:val="00C6405B"/>
    <w:rsid w:val="00C66150"/>
    <w:rsid w:val="00C70EF5"/>
    <w:rsid w:val="00C756C5"/>
    <w:rsid w:val="00C82195"/>
    <w:rsid w:val="00C82CAE"/>
    <w:rsid w:val="00C8442E"/>
    <w:rsid w:val="00C930A8"/>
    <w:rsid w:val="00CA108B"/>
    <w:rsid w:val="00CA6CDB"/>
    <w:rsid w:val="00CB5E13"/>
    <w:rsid w:val="00CC3524"/>
    <w:rsid w:val="00CD27BE"/>
    <w:rsid w:val="00CD29E9"/>
    <w:rsid w:val="00CD4BBC"/>
    <w:rsid w:val="00CD6F0F"/>
    <w:rsid w:val="00CE0BB7"/>
    <w:rsid w:val="00CE3E9A"/>
    <w:rsid w:val="00CE708B"/>
    <w:rsid w:val="00CF26B7"/>
    <w:rsid w:val="00CF6E39"/>
    <w:rsid w:val="00CF72DA"/>
    <w:rsid w:val="00D03B57"/>
    <w:rsid w:val="00D0769A"/>
    <w:rsid w:val="00D15B4E"/>
    <w:rsid w:val="00D177E7"/>
    <w:rsid w:val="00D2079F"/>
    <w:rsid w:val="00D220DB"/>
    <w:rsid w:val="00D447EF"/>
    <w:rsid w:val="00D505E2"/>
    <w:rsid w:val="00D6498F"/>
    <w:rsid w:val="00D7463D"/>
    <w:rsid w:val="00D765F9"/>
    <w:rsid w:val="00D80F5A"/>
    <w:rsid w:val="00D83DE8"/>
    <w:rsid w:val="00D84943"/>
    <w:rsid w:val="00D94AE7"/>
    <w:rsid w:val="00D966B3"/>
    <w:rsid w:val="00D970F0"/>
    <w:rsid w:val="00DA4461"/>
    <w:rsid w:val="00DA4540"/>
    <w:rsid w:val="00DA587E"/>
    <w:rsid w:val="00DA60F4"/>
    <w:rsid w:val="00DA72D4"/>
    <w:rsid w:val="00DA7AC8"/>
    <w:rsid w:val="00DB0089"/>
    <w:rsid w:val="00DB0F8B"/>
    <w:rsid w:val="00DB3052"/>
    <w:rsid w:val="00DC2D17"/>
    <w:rsid w:val="00DC3982"/>
    <w:rsid w:val="00DE23BF"/>
    <w:rsid w:val="00DE3981"/>
    <w:rsid w:val="00DE40DD"/>
    <w:rsid w:val="00DE75E3"/>
    <w:rsid w:val="00DE7755"/>
    <w:rsid w:val="00DF059A"/>
    <w:rsid w:val="00DF2140"/>
    <w:rsid w:val="00DF3D56"/>
    <w:rsid w:val="00DF5EAC"/>
    <w:rsid w:val="00DF64E9"/>
    <w:rsid w:val="00DF6D19"/>
    <w:rsid w:val="00DF6ED2"/>
    <w:rsid w:val="00DF70F5"/>
    <w:rsid w:val="00E2252C"/>
    <w:rsid w:val="00E270C0"/>
    <w:rsid w:val="00E32400"/>
    <w:rsid w:val="00E36D82"/>
    <w:rsid w:val="00E460B9"/>
    <w:rsid w:val="00E51601"/>
    <w:rsid w:val="00E51965"/>
    <w:rsid w:val="00E550BD"/>
    <w:rsid w:val="00E638A0"/>
    <w:rsid w:val="00E67121"/>
    <w:rsid w:val="00E7198D"/>
    <w:rsid w:val="00E735AF"/>
    <w:rsid w:val="00E74CA6"/>
    <w:rsid w:val="00E75E3D"/>
    <w:rsid w:val="00E84491"/>
    <w:rsid w:val="00E9731C"/>
    <w:rsid w:val="00EA47C4"/>
    <w:rsid w:val="00EA4E4C"/>
    <w:rsid w:val="00EB04B7"/>
    <w:rsid w:val="00EB7992"/>
    <w:rsid w:val="00EC0104"/>
    <w:rsid w:val="00EC0184"/>
    <w:rsid w:val="00EC2D7A"/>
    <w:rsid w:val="00EC633A"/>
    <w:rsid w:val="00ED1B9D"/>
    <w:rsid w:val="00EE056F"/>
    <w:rsid w:val="00EE0763"/>
    <w:rsid w:val="00EE67E3"/>
    <w:rsid w:val="00EF43F5"/>
    <w:rsid w:val="00EF6DB3"/>
    <w:rsid w:val="00EF74D7"/>
    <w:rsid w:val="00EF7BF1"/>
    <w:rsid w:val="00F0030C"/>
    <w:rsid w:val="00F017AF"/>
    <w:rsid w:val="00F041C4"/>
    <w:rsid w:val="00F14812"/>
    <w:rsid w:val="00F1598C"/>
    <w:rsid w:val="00F20BC6"/>
    <w:rsid w:val="00F21403"/>
    <w:rsid w:val="00F255FC"/>
    <w:rsid w:val="00F259B0"/>
    <w:rsid w:val="00F26A20"/>
    <w:rsid w:val="00F276C9"/>
    <w:rsid w:val="00F31359"/>
    <w:rsid w:val="00F3649F"/>
    <w:rsid w:val="00F40690"/>
    <w:rsid w:val="00F43B8F"/>
    <w:rsid w:val="00F51785"/>
    <w:rsid w:val="00F530D7"/>
    <w:rsid w:val="00F541E6"/>
    <w:rsid w:val="00F62F49"/>
    <w:rsid w:val="00F640BF"/>
    <w:rsid w:val="00F66F08"/>
    <w:rsid w:val="00F70754"/>
    <w:rsid w:val="00F752D2"/>
    <w:rsid w:val="00F77926"/>
    <w:rsid w:val="00F83A19"/>
    <w:rsid w:val="00F879A1"/>
    <w:rsid w:val="00F92FC4"/>
    <w:rsid w:val="00F9793C"/>
    <w:rsid w:val="00FA0C14"/>
    <w:rsid w:val="00FA137A"/>
    <w:rsid w:val="00FA5504"/>
    <w:rsid w:val="00FB4B02"/>
    <w:rsid w:val="00FB66D2"/>
    <w:rsid w:val="00FC2831"/>
    <w:rsid w:val="00FC2D40"/>
    <w:rsid w:val="00FC3600"/>
    <w:rsid w:val="00FC4A9F"/>
    <w:rsid w:val="00FC565B"/>
    <w:rsid w:val="00FC6E76"/>
    <w:rsid w:val="00FE006E"/>
    <w:rsid w:val="00FE197E"/>
    <w:rsid w:val="00FE4D06"/>
    <w:rsid w:val="00FF0DF1"/>
    <w:rsid w:val="00FF26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0FC4CE87"/>
  <w15:docId w15:val="{13AEED46-7230-4539-BCC8-B75999854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A10E01"/>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unhideWhenUsed/>
    <w:rsid w:val="003D398C"/>
    <w:rPr>
      <w:sz w:val="20"/>
      <w:szCs w:val="20"/>
    </w:rPr>
  </w:style>
  <w:style w:type="character" w:customStyle="1" w:styleId="TextodecomentrioChar">
    <w:name w:val="Texto de comentário Char"/>
    <w:basedOn w:val="Fontepargpadro"/>
    <w:link w:val="Textodecomentrio"/>
    <w:uiPriority w:val="99"/>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character" w:styleId="MenoPendente">
    <w:name w:val="Unresolved Mention"/>
    <w:basedOn w:val="Fontepargpadro"/>
    <w:uiPriority w:val="99"/>
    <w:semiHidden/>
    <w:unhideWhenUsed/>
    <w:rsid w:val="00DA4461"/>
    <w:rPr>
      <w:color w:val="605E5C"/>
      <w:shd w:val="clear" w:color="auto" w:fill="E1DFDD"/>
    </w:rPr>
  </w:style>
  <w:style w:type="character" w:styleId="Forte">
    <w:name w:val="Strong"/>
    <w:basedOn w:val="Fontepargpadro"/>
    <w:uiPriority w:val="22"/>
    <w:qFormat/>
    <w:rsid w:val="00A775C0"/>
    <w:rPr>
      <w:b/>
      <w:bCs/>
    </w:rPr>
  </w:style>
  <w:style w:type="paragraph" w:styleId="NormalWeb">
    <w:name w:val="Normal (Web)"/>
    <w:basedOn w:val="Normal"/>
    <w:uiPriority w:val="99"/>
    <w:semiHidden/>
    <w:unhideWhenUsed/>
    <w:rsid w:val="001A1824"/>
    <w:pPr>
      <w:keepNext w:val="0"/>
      <w:keepLines w:val="0"/>
      <w:spacing w:before="100" w:beforeAutospacing="1" w:after="100" w:afterAutospacing="1"/>
    </w:pPr>
  </w:style>
  <w:style w:type="character" w:styleId="nfase">
    <w:name w:val="Emphasis"/>
    <w:basedOn w:val="Fontepargpadro"/>
    <w:uiPriority w:val="20"/>
    <w:qFormat/>
    <w:rsid w:val="009B2A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162822199">
      <w:bodyDiv w:val="1"/>
      <w:marLeft w:val="0"/>
      <w:marRight w:val="0"/>
      <w:marTop w:val="0"/>
      <w:marBottom w:val="0"/>
      <w:divBdr>
        <w:top w:val="none" w:sz="0" w:space="0" w:color="auto"/>
        <w:left w:val="none" w:sz="0" w:space="0" w:color="auto"/>
        <w:bottom w:val="none" w:sz="0" w:space="0" w:color="auto"/>
        <w:right w:val="none" w:sz="0" w:space="0" w:color="auto"/>
      </w:divBdr>
    </w:div>
    <w:div w:id="307442103">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786851531">
      <w:bodyDiv w:val="1"/>
      <w:marLeft w:val="0"/>
      <w:marRight w:val="0"/>
      <w:marTop w:val="0"/>
      <w:marBottom w:val="0"/>
      <w:divBdr>
        <w:top w:val="none" w:sz="0" w:space="0" w:color="auto"/>
        <w:left w:val="none" w:sz="0" w:space="0" w:color="auto"/>
        <w:bottom w:val="none" w:sz="0" w:space="0" w:color="auto"/>
        <w:right w:val="none" w:sz="0" w:space="0" w:color="auto"/>
      </w:divBdr>
      <w:divsChild>
        <w:div w:id="1613394032">
          <w:marLeft w:val="0"/>
          <w:marRight w:val="0"/>
          <w:marTop w:val="15"/>
          <w:marBottom w:val="0"/>
          <w:divBdr>
            <w:top w:val="single" w:sz="48" w:space="0" w:color="auto"/>
            <w:left w:val="single" w:sz="48" w:space="0" w:color="auto"/>
            <w:bottom w:val="single" w:sz="48" w:space="0" w:color="auto"/>
            <w:right w:val="single" w:sz="48" w:space="0" w:color="auto"/>
          </w:divBdr>
          <w:divsChild>
            <w:div w:id="53847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967739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oter" Target="foot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 StyleName=""/>
</file>

<file path=customXml/item3.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3.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docProps/app.xml><?xml version="1.0" encoding="utf-8"?>
<Properties xmlns="http://schemas.openxmlformats.org/officeDocument/2006/extended-properties" xmlns:vt="http://schemas.openxmlformats.org/officeDocument/2006/docPropsVTypes">
  <Template>Normal.dotm</Template>
  <TotalTime>10328</TotalTime>
  <Pages>7</Pages>
  <Words>2683</Words>
  <Characters>14490</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17139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dc:description/>
  <cp:lastModifiedBy>Dalton Solano dos Reis</cp:lastModifiedBy>
  <cp:revision>16</cp:revision>
  <cp:lastPrinted>2024-04-23T21:25:00Z</cp:lastPrinted>
  <dcterms:created xsi:type="dcterms:W3CDTF">2024-03-12T23:57:00Z</dcterms:created>
  <dcterms:modified xsi:type="dcterms:W3CDTF">2024-05-20T18:25:00Z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y fmtid="{D5CDD505-2E9C-101B-9397-08002B2CF9AE}" pid="3" name="Has_Teacher_Only_SectionGroup">
    <vt:lpwstr/>
  </property>
  <property fmtid="{D5CDD505-2E9C-101B-9397-08002B2CF9AE}" pid="4" name="NotebookType">
    <vt:lpwstr/>
  </property>
  <property fmtid="{D5CDD505-2E9C-101B-9397-08002B2CF9AE}" pid="5" name="DefaultSectionNames">
    <vt:lpwstr/>
  </property>
  <property fmtid="{D5CDD505-2E9C-101B-9397-08002B2CF9AE}" pid="6" name="Self_Registration_Enabled">
    <vt:lpwstr/>
  </property>
  <property fmtid="{D5CDD505-2E9C-101B-9397-08002B2CF9AE}" pid="7" name="FolderType">
    <vt:lpwstr/>
  </property>
  <property fmtid="{D5CDD505-2E9C-101B-9397-08002B2CF9AE}" pid="8" name="AppVersion">
    <vt:lpwstr/>
  </property>
  <property fmtid="{D5CDD505-2E9C-101B-9397-08002B2CF9AE}" pid="9" name="TeamsChannelId">
    <vt:lpwstr/>
  </property>
  <property fmtid="{D5CDD505-2E9C-101B-9397-08002B2CF9AE}" pid="10" name="IsNotebookLocked">
    <vt:lpwstr/>
  </property>
  <property fmtid="{D5CDD505-2E9C-101B-9397-08002B2CF9AE}" pid="11" name="Students">
    <vt:lpwstr/>
  </property>
  <property fmtid="{D5CDD505-2E9C-101B-9397-08002B2CF9AE}" pid="12" name="Templates">
    <vt:lpwstr/>
  </property>
  <property fmtid="{D5CDD505-2E9C-101B-9397-08002B2CF9AE}" pid="13" name="CultureName">
    <vt:lpwstr/>
  </property>
  <property fmtid="{D5CDD505-2E9C-101B-9397-08002B2CF9AE}" pid="14" name="Invited_Students">
    <vt:lpwstr/>
  </property>
  <property fmtid="{D5CDD505-2E9C-101B-9397-08002B2CF9AE}" pid="15" name="Owner">
    <vt:lpwstr/>
  </property>
  <property fmtid="{D5CDD505-2E9C-101B-9397-08002B2CF9AE}" pid="16" name="Teachers">
    <vt:lpwstr/>
  </property>
  <property fmtid="{D5CDD505-2E9C-101B-9397-08002B2CF9AE}" pid="17" name="Student_Groups">
    <vt:lpwstr/>
  </property>
  <property fmtid="{D5CDD505-2E9C-101B-9397-08002B2CF9AE}" pid="18" name="Invited_Teachers">
    <vt:lpwstr/>
  </property>
  <property fmtid="{D5CDD505-2E9C-101B-9397-08002B2CF9AE}" pid="19" name="Is_Collaboration_Space_Locked">
    <vt:lpwstr/>
  </property>
</Properties>
</file>