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1AB1B9C" w:rsidR="00F0030C" w:rsidRPr="003C5262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  </w:t>
            </w:r>
            <w:proofErr w:type="gramEnd"/>
            <w:r>
              <w:rPr>
                <w:rStyle w:val="Nmerodepgina"/>
              </w:rPr>
              <w:t xml:space="preserve">  ) PRÉ-PROJETO     (</w:t>
            </w:r>
            <w:r>
              <w:t>  </w:t>
            </w:r>
            <w:r w:rsidR="001044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FF6E5AD" w14:textId="4307F0F2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>omunicação (TIC). Os recursos digitais podem auxiliar de várias maneiras o processo de ensino e aprendizagem. Dentre as TICs, a realidade aumentada vem mostrando-se promissora, tendo um grande potencial de utilização no âmbito educacional (L</w:t>
      </w:r>
      <w:r w:rsidR="00D5278E">
        <w:t>opes</w:t>
      </w:r>
      <w:r>
        <w:t xml:space="preserve">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CFEB766" w14:textId="1BC29504" w:rsidR="001A1824" w:rsidRDefault="00DA4461" w:rsidP="00DA4461">
      <w:pPr>
        <w:pStyle w:val="TF-TEXTO"/>
        <w:rPr>
          <w:color w:val="000000"/>
        </w:rPr>
      </w:pPr>
      <w:r>
        <w:t>A realidade aumentada complementa o mundo real com componentes virtuais proporcionando aos alunos um alto nível de interatividade, com isso promove maior engajamento pois permite experiências dentro e fora da sala de aula (L</w:t>
      </w:r>
      <w:r w:rsidR="00D5278E">
        <w:t>opes</w:t>
      </w:r>
      <w:r>
        <w:t xml:space="preserve">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 w:rsidR="001A1824">
        <w:rPr>
          <w:color w:val="000000"/>
        </w:rPr>
        <w:t> Pelo seu potencial de interatividade e potencial para facilitar o processo de aprendizagem, esta tecnologia vem sendo usada como ferramenta por professores da área da saúde para o ensino de anatomia humana</w:t>
      </w:r>
      <w:r w:rsidR="00D5278E">
        <w:rPr>
          <w:color w:val="000000"/>
        </w:rPr>
        <w:t xml:space="preserve"> </w:t>
      </w:r>
      <w:r w:rsidR="00D5278E">
        <w:t xml:space="preserve">(LOPES </w:t>
      </w:r>
      <w:r w:rsidR="00D5278E" w:rsidRPr="001B1036">
        <w:rPr>
          <w:i/>
          <w:iCs/>
        </w:rPr>
        <w:t>et. al</w:t>
      </w:r>
      <w:r w:rsidR="00D5278E">
        <w:t>., 2019)</w:t>
      </w:r>
      <w:r w:rsidR="001A1824">
        <w:rPr>
          <w:color w:val="000000"/>
        </w:rPr>
        <w:t>.</w:t>
      </w:r>
    </w:p>
    <w:p w14:paraId="618634F5" w14:textId="3D4F8C65" w:rsidR="00290009" w:rsidRDefault="001A1824" w:rsidP="00DE75E3">
      <w:pPr>
        <w:pStyle w:val="NormalWeb"/>
        <w:spacing w:before="0" w:beforeAutospacing="0" w:after="120" w:afterAutospacing="0"/>
        <w:ind w:firstLine="6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 anatomia humana estuda as estruturas do corpo e é uma disciplina básica para todos os alunos </w:t>
      </w:r>
      <w:r w:rsidR="000C3BB6">
        <w:rPr>
          <w:color w:val="000000"/>
          <w:sz w:val="20"/>
          <w:szCs w:val="20"/>
        </w:rPr>
        <w:t xml:space="preserve">de cursos superiores </w:t>
      </w:r>
      <w:r>
        <w:rPr>
          <w:color w:val="000000"/>
          <w:sz w:val="20"/>
          <w:szCs w:val="20"/>
        </w:rPr>
        <w:t>da área da saúde. Nela aprende-se sobre a forma e localização dos órgãos do corpo humano e faz a relação com suas funções (</w:t>
      </w:r>
      <w:proofErr w:type="spellStart"/>
      <w:proofErr w:type="gramStart"/>
      <w:r>
        <w:rPr>
          <w:color w:val="000000"/>
          <w:sz w:val="20"/>
          <w:szCs w:val="20"/>
        </w:rPr>
        <w:t>C</w:t>
      </w:r>
      <w:r w:rsidR="00D5278E">
        <w:rPr>
          <w:color w:val="000000"/>
          <w:sz w:val="20"/>
          <w:szCs w:val="20"/>
        </w:rPr>
        <w:t>osta</w:t>
      </w:r>
      <w:r w:rsidR="00A72287">
        <w:rPr>
          <w:color w:val="000000"/>
          <w:sz w:val="20"/>
          <w:szCs w:val="20"/>
        </w:rPr>
        <w:t>;L</w:t>
      </w:r>
      <w:r w:rsidR="00D5278E">
        <w:rPr>
          <w:color w:val="000000"/>
          <w:sz w:val="20"/>
          <w:szCs w:val="20"/>
        </w:rPr>
        <w:t>ins</w:t>
      </w:r>
      <w:proofErr w:type="spellEnd"/>
      <w:proofErr w:type="gramEnd"/>
      <w:r>
        <w:rPr>
          <w:color w:val="000000"/>
          <w:sz w:val="20"/>
          <w:szCs w:val="20"/>
        </w:rPr>
        <w:t xml:space="preserve">, 2012). </w:t>
      </w:r>
      <w:r w:rsidR="00EE0763">
        <w:rPr>
          <w:color w:val="000000"/>
          <w:sz w:val="20"/>
          <w:szCs w:val="20"/>
        </w:rPr>
        <w:t>A</w:t>
      </w:r>
      <w:r w:rsidR="00DE75E3">
        <w:rPr>
          <w:color w:val="000000"/>
          <w:sz w:val="20"/>
          <w:szCs w:val="20"/>
        </w:rPr>
        <w:t xml:space="preserve"> Figura 1 </w:t>
      </w:r>
      <w:r w:rsidR="00EE0763">
        <w:rPr>
          <w:color w:val="000000"/>
          <w:sz w:val="20"/>
          <w:szCs w:val="20"/>
        </w:rPr>
        <w:t>mostra</w:t>
      </w:r>
      <w:r w:rsidR="00DE75E3">
        <w:rPr>
          <w:color w:val="000000"/>
          <w:sz w:val="20"/>
          <w:szCs w:val="20"/>
        </w:rPr>
        <w:t xml:space="preserve"> o exemplo de um boneco que é utilizado em grande parte dos laboratórios de anatomia humana para o ensino dos órgãos do corpo humano. </w:t>
      </w:r>
    </w:p>
    <w:p w14:paraId="145FD129" w14:textId="72117689" w:rsidR="00290009" w:rsidRDefault="00290009" w:rsidP="00290009">
      <w:pPr>
        <w:pStyle w:val="TF-LEGENDA"/>
      </w:pPr>
      <w:r>
        <w:t>Figura 1</w:t>
      </w:r>
      <w:r w:rsidR="00D5278E">
        <w:t xml:space="preserve"> -</w:t>
      </w:r>
      <w:r>
        <w:t xml:space="preserve"> </w:t>
      </w:r>
      <w:r w:rsidR="00DE75E3">
        <w:t xml:space="preserve">Torso Humano </w:t>
      </w:r>
    </w:p>
    <w:p w14:paraId="0D186440" w14:textId="5E60E686" w:rsidR="00290009" w:rsidRDefault="00290009" w:rsidP="0029000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9000" wp14:editId="376102E0">
            <wp:extent cx="3624379" cy="3782291"/>
            <wp:effectExtent l="0" t="0" r="0" b="2540"/>
            <wp:docPr id="1067976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65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80" cy="37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169" w14:textId="1A761E95" w:rsidR="00290009" w:rsidDel="00C97518" w:rsidRDefault="00290009" w:rsidP="00B638AB">
      <w:pPr>
        <w:pStyle w:val="TF-FONTE"/>
        <w:rPr>
          <w:del w:id="9" w:author="Dalton Solano dos Reis" w:date="2024-06-26T10:53:00Z"/>
        </w:rPr>
      </w:pPr>
      <w:r>
        <w:t xml:space="preserve">Fonte: </w:t>
      </w:r>
      <w:proofErr w:type="spellStart"/>
      <w:r w:rsidR="00DE75E3">
        <w:t>Roster</w:t>
      </w:r>
      <w:proofErr w:type="spellEnd"/>
      <w:r w:rsidR="00DE75E3">
        <w:t xml:space="preserve"> </w:t>
      </w:r>
      <w:r w:rsidR="00DE75E3" w:rsidRPr="00B638AB">
        <w:t>Equipamentos</w:t>
      </w:r>
      <w:r w:rsidR="00DE75E3">
        <w:t xml:space="preserve"> Laboratoriais</w:t>
      </w:r>
      <w:r w:rsidR="00D5278E">
        <w:t xml:space="preserve"> (2024)</w:t>
      </w:r>
      <w:r w:rsidR="00DE75E3">
        <w:t>.</w:t>
      </w:r>
    </w:p>
    <w:p w14:paraId="2DB75E57" w14:textId="77777777" w:rsidR="00290009" w:rsidRDefault="00290009" w:rsidP="00C97518">
      <w:pPr>
        <w:pStyle w:val="TF-FONTE"/>
        <w:pPrChange w:id="10" w:author="Dalton Solano dos Reis" w:date="2024-06-26T10:53:00Z">
          <w:pPr>
            <w:pStyle w:val="TF-FIGURA"/>
          </w:pPr>
        </w:pPrChange>
      </w:pPr>
    </w:p>
    <w:p w14:paraId="6354173F" w14:textId="7BCD5FDB" w:rsidR="001A1824" w:rsidRPr="00D5278E" w:rsidRDefault="00290009" w:rsidP="00EE0763">
      <w:pPr>
        <w:pStyle w:val="NormalWeb"/>
        <w:spacing w:before="0" w:beforeAutospacing="0" w:after="120" w:afterAutospacing="0"/>
        <w:ind w:firstLine="680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A realidade aumentada possibilita a visualização de cada órgão e sua localização nos organismos sem a necessidade de cortes físicos, se apresentando como uma grande aliada no estudo teórico d</w:t>
      </w:r>
      <w:r w:rsidR="00D5278E">
        <w:rPr>
          <w:color w:val="000000"/>
          <w:sz w:val="20"/>
          <w:szCs w:val="20"/>
        </w:rPr>
        <w:t>a anatomia</w:t>
      </w:r>
      <w:r>
        <w:rPr>
          <w:color w:val="000000"/>
          <w:sz w:val="20"/>
          <w:szCs w:val="20"/>
        </w:rPr>
        <w:t xml:space="preserve">. </w:t>
      </w:r>
      <w:r w:rsidR="00D5278E">
        <w:rPr>
          <w:color w:val="000000"/>
          <w:sz w:val="20"/>
          <w:szCs w:val="20"/>
        </w:rPr>
        <w:t>O uso de realidade aumentada em aplicativos</w:t>
      </w:r>
      <w:r w:rsidR="001A1824">
        <w:rPr>
          <w:color w:val="000000"/>
          <w:sz w:val="20"/>
          <w:szCs w:val="20"/>
        </w:rPr>
        <w:t xml:space="preserve"> é inovador, ao criar interesse nas gerações mais jovens, acostumadas com uso constante da tecnologia no cotidiano, já que tradicionalmente o conteúdo de anatomia humana é ensinada em formato 2D, através de livros, e na prática laboratorial. Além disso, experiência 3D oferece a possibilidade de acesso ao aplicativo de qualquer lugar e com isso se torna um método de aprendizado mais acessível a alunos de </w:t>
      </w:r>
      <w:r w:rsidR="001A1824">
        <w:rPr>
          <w:color w:val="000000"/>
          <w:sz w:val="20"/>
          <w:szCs w:val="20"/>
        </w:rPr>
        <w:lastRenderedPageBreak/>
        <w:t xml:space="preserve">camadas sociais menos abastadas, proporcionando a democratização da educação com um ensino dinâmico e </w:t>
      </w:r>
      <w:r w:rsidR="001A1824" w:rsidRPr="00D5278E">
        <w:rPr>
          <w:color w:val="000000"/>
          <w:sz w:val="20"/>
          <w:szCs w:val="20"/>
        </w:rPr>
        <w:t>envolvente</w:t>
      </w:r>
      <w:r w:rsidR="00D5278E" w:rsidRPr="00D5278E">
        <w:rPr>
          <w:color w:val="000000"/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(Abdullah;</w:t>
      </w:r>
      <w:r w:rsidR="00D5278E">
        <w:rPr>
          <w:sz w:val="20"/>
          <w:szCs w:val="20"/>
        </w:rPr>
        <w:t xml:space="preserve"> </w:t>
      </w:r>
      <w:proofErr w:type="spellStart"/>
      <w:r w:rsidR="00D5278E" w:rsidRPr="00D5278E">
        <w:rPr>
          <w:sz w:val="20"/>
          <w:szCs w:val="20"/>
        </w:rPr>
        <w:t>Rokmain</w:t>
      </w:r>
      <w:proofErr w:type="spellEnd"/>
      <w:r w:rsidR="00D5278E" w:rsidRPr="00D5278E">
        <w:rPr>
          <w:sz w:val="20"/>
          <w:szCs w:val="20"/>
        </w:rPr>
        <w:t>,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2023)</w:t>
      </w:r>
      <w:r w:rsidR="001A1824" w:rsidRPr="00D5278E">
        <w:rPr>
          <w:color w:val="000000"/>
          <w:sz w:val="20"/>
          <w:szCs w:val="20"/>
        </w:rPr>
        <w:t>.</w:t>
      </w:r>
    </w:p>
    <w:p w14:paraId="086E8F37" w14:textId="1E933D20" w:rsidR="00DA4461" w:rsidRPr="00DA4461" w:rsidRDefault="00DA4461" w:rsidP="00DA4461">
      <w:pPr>
        <w:pStyle w:val="TF-TEXTO"/>
      </w:pPr>
      <w:r>
        <w:t xml:space="preserve">Diante do exposto, </w:t>
      </w:r>
      <w:r w:rsidR="001B1036">
        <w:t>justifica</w:t>
      </w:r>
      <w:r w:rsidR="00D5278E">
        <w:t>-se</w:t>
      </w:r>
      <w:r>
        <w:t xml:space="preserve"> o desenvolvimento de tecnologias que possibilitem formas mais interativas de conhecimento, </w:t>
      </w:r>
      <w:del w:id="11" w:author="Dalton Solano dos Reis" w:date="2024-06-26T09:10:00Z">
        <w:r w:rsidDel="000D59E1">
          <w:delText xml:space="preserve">onde </w:delText>
        </w:r>
      </w:del>
      <w:ins w:id="12" w:author="Dalton Solano dos Reis" w:date="2024-06-26T09:10:00Z">
        <w:r w:rsidR="000D59E1">
          <w:t>no qual</w:t>
        </w:r>
        <w:r w:rsidR="000D59E1">
          <w:t xml:space="preserve"> </w:t>
        </w:r>
      </w:ins>
      <w:r>
        <w:t>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13" w:name="_Toc419598576"/>
      <w:bookmarkStart w:id="14" w:name="_Toc420721317"/>
      <w:bookmarkStart w:id="15" w:name="_Toc420721467"/>
      <w:bookmarkStart w:id="16" w:name="_Toc420721562"/>
      <w:bookmarkStart w:id="17" w:name="_Toc420721768"/>
      <w:bookmarkStart w:id="18" w:name="_Toc420723209"/>
      <w:bookmarkStart w:id="19" w:name="_Toc482682370"/>
      <w:bookmarkStart w:id="20" w:name="_Toc54164904"/>
      <w:bookmarkStart w:id="21" w:name="_Toc54165664"/>
      <w:bookmarkStart w:id="22" w:name="_Toc54169316"/>
      <w:bookmarkStart w:id="23" w:name="_Toc96347426"/>
      <w:bookmarkStart w:id="24" w:name="_Toc96357710"/>
      <w:bookmarkStart w:id="25" w:name="_Toc96491850"/>
      <w:bookmarkStart w:id="26" w:name="_Toc411603090"/>
      <w:r w:rsidRPr="00837A1B">
        <w:t>OBJETIVOS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39C5218" w:rsidR="00C35E57" w:rsidRPr="00837A1B" w:rsidRDefault="00471954" w:rsidP="001A1824">
      <w:pPr>
        <w:pStyle w:val="TF-ALNEA"/>
      </w:pPr>
      <w:r w:rsidRPr="00837A1B">
        <w:t xml:space="preserve">aplicar instruções </w:t>
      </w:r>
      <w:r w:rsidR="001A1824">
        <w:t xml:space="preserve">virtuais </w:t>
      </w:r>
      <w:r w:rsidRPr="00837A1B">
        <w:t xml:space="preserve">a cada órgão </w:t>
      </w:r>
      <w:r w:rsidR="001A1824">
        <w:t>selecionado</w:t>
      </w:r>
      <w:r w:rsidRPr="00837A1B">
        <w:t>;</w:t>
      </w:r>
    </w:p>
    <w:p w14:paraId="18E3F42F" w14:textId="29E0A88A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r w:rsidR="001A1824">
        <w:t>para auxiliar o</w:t>
      </w:r>
      <w:r w:rsidRPr="00837A1B">
        <w:t xml:space="preserve"> 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27" w:name="_Toc419598587"/>
      <w:r>
        <w:t xml:space="preserve">trabalhos </w:t>
      </w:r>
      <w:r w:rsidRPr="00FC4A9F">
        <w:t>correlatos</w:t>
      </w:r>
    </w:p>
    <w:p w14:paraId="4002802A" w14:textId="44D09DDD" w:rsidR="00870802" w:rsidRPr="00837A1B" w:rsidRDefault="00DC3982" w:rsidP="00837A1B">
      <w:pPr>
        <w:pStyle w:val="TF-TEXTO"/>
      </w:pPr>
      <w:r w:rsidRPr="00837A1B">
        <w:t>N</w:t>
      </w:r>
      <w:r w:rsidR="001B1036">
        <w:t>esta seção s</w:t>
      </w:r>
      <w:r w:rsidR="00D5278E">
        <w:t>ão apresentados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r w:rsidR="001B1036">
        <w:t>sub</w:t>
      </w:r>
      <w:r w:rsidRPr="00837A1B">
        <w:t>s</w:t>
      </w:r>
      <w:r w:rsidR="001B1036">
        <w:t>e</w:t>
      </w:r>
      <w:r w:rsidRPr="00837A1B">
        <w:t>ção 2.1 apresenta o desenvolvimento de um aplicativo para ensino de anatomia humana onde os alunos t</w:t>
      </w:r>
      <w:r w:rsidR="00837A1B" w:rsidRPr="00837A1B">
        <w:t>ê</w:t>
      </w:r>
      <w:r w:rsidRPr="00837A1B">
        <w:t xml:space="preserve">m a possibilidade de visualização 3D de seis órgãos </w:t>
      </w:r>
      <w:r w:rsidR="00A72287">
        <w:t>(A</w:t>
      </w:r>
      <w:r w:rsidR="00D5278E">
        <w:t>bdullah</w:t>
      </w:r>
      <w:r w:rsidR="00A72287">
        <w:t>;</w:t>
      </w:r>
      <w:r w:rsidR="00D5278E">
        <w:t xml:space="preserve"> </w:t>
      </w:r>
      <w:proofErr w:type="spellStart"/>
      <w:r w:rsidR="00A72287">
        <w:t>R</w:t>
      </w:r>
      <w:r w:rsidR="00D5278E">
        <w:t>okmain</w:t>
      </w:r>
      <w:proofErr w:type="spellEnd"/>
      <w:r w:rsidR="00A72287">
        <w:t>,</w:t>
      </w:r>
      <w:r w:rsidR="00D5278E">
        <w:t xml:space="preserve"> </w:t>
      </w:r>
      <w:r w:rsidR="00A72287">
        <w:t>2023</w:t>
      </w:r>
      <w:r w:rsidRPr="00837A1B">
        <w:t xml:space="preserve">). Já na </w:t>
      </w:r>
      <w:r w:rsidR="001B1036">
        <w:t>sub</w:t>
      </w:r>
      <w:r w:rsidRPr="00837A1B">
        <w:t xml:space="preserve">seção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</w:t>
      </w:r>
      <w:proofErr w:type="spellStart"/>
      <w:r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</w:t>
      </w:r>
      <w:r w:rsidRPr="00A72287">
        <w:rPr>
          <w:i/>
          <w:iCs/>
        </w:rPr>
        <w:t>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r w:rsidR="001B1036">
        <w:t>sub</w:t>
      </w:r>
      <w:r w:rsidR="001A1824">
        <w:t>s</w:t>
      </w:r>
      <w:r w:rsidR="00A10E01" w:rsidRPr="00A10E01">
        <w:t xml:space="preserve">eção 2.3 </w:t>
      </w:r>
      <w:r w:rsidR="001B1036">
        <w:t xml:space="preserve">se </w:t>
      </w:r>
      <w:r w:rsidR="00A10E01" w:rsidRPr="00A10E01">
        <w:t>apresenta o aplicativo VIRTUAL-TEE</w:t>
      </w:r>
      <w:r w:rsidR="001A1824">
        <w:t xml:space="preserve"> (</w:t>
      </w:r>
      <w:proofErr w:type="spellStart"/>
      <w:r w:rsidR="001A1824">
        <w:t>C</w:t>
      </w:r>
      <w:r w:rsidR="00D5278E">
        <w:t>uriscope</w:t>
      </w:r>
      <w:proofErr w:type="spellEnd"/>
      <w:r w:rsidR="001A1824">
        <w:t>, 2016)</w:t>
      </w:r>
      <w:r w:rsidR="00A10E01" w:rsidRPr="00A10E01">
        <w:t xml:space="preserve"> que utiliza a técnica de marcadores através de uma camisa para proporcionar o ensino de anatomia humana.</w:t>
      </w:r>
    </w:p>
    <w:p w14:paraId="3AFBACAA" w14:textId="2EF1DB81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t>Learning Human Anatomy Using Augmented Reality Mobile Application</w:t>
      </w:r>
    </w:p>
    <w:p w14:paraId="39D9046A" w14:textId="0D50A392" w:rsidR="009603E6" w:rsidRPr="00837A1B" w:rsidRDefault="00626858" w:rsidP="009C771C">
      <w:pPr>
        <w:pStyle w:val="TF-TEXTO"/>
      </w:pPr>
      <w:r w:rsidRPr="00837A1B">
        <w:t xml:space="preserve">A proposta de </w:t>
      </w:r>
      <w:r w:rsidR="009603E6" w:rsidRPr="00837A1B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6811361A" w:rsidR="00A44581" w:rsidRDefault="001A1824" w:rsidP="00AF1367">
      <w:pPr>
        <w:pStyle w:val="TF-TEXTO"/>
      </w:pPr>
      <w:r>
        <w:t>Foi utilizado o motor de jogos Unity para o desenvolvimento do aplicativo na plataforma Android junto com o Vuforia para definir os marcadores de realidade aumentada.</w:t>
      </w:r>
      <w:r w:rsidR="00D220DB" w:rsidRPr="00837A1B">
        <w:t xml:space="preserve"> </w:t>
      </w:r>
      <w:r w:rsidR="009603E6" w:rsidRPr="00837A1B">
        <w:t xml:space="preserve">Foram criadas </w:t>
      </w:r>
      <w:r>
        <w:t>seis</w:t>
      </w:r>
      <w:r w:rsidR="009603E6" w:rsidRPr="00837A1B">
        <w:t xml:space="preserve"> telas com informações dos </w:t>
      </w:r>
      <w:r w:rsidR="005009C4" w:rsidRPr="00837A1B">
        <w:t>órgãos (</w:t>
      </w:r>
      <w:proofErr w:type="spellStart"/>
      <w:proofErr w:type="gramStart"/>
      <w:r w:rsidR="00D5278E">
        <w:t>Abdullah;Rokmain</w:t>
      </w:r>
      <w:proofErr w:type="spellEnd"/>
      <w:proofErr w:type="gramEnd"/>
      <w:r w:rsidR="005009C4" w:rsidRPr="00837A1B">
        <w:t>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>O aplicativo atendeu</w:t>
      </w:r>
      <w:r>
        <w:t xml:space="preserve"> as funções,</w:t>
      </w:r>
      <w:r w:rsidR="009603E6" w:rsidRPr="00837A1B">
        <w:t xml:space="preserve"> porém o escopo de </w:t>
      </w:r>
      <w:r>
        <w:t>ó</w:t>
      </w:r>
      <w:r w:rsidR="009603E6" w:rsidRPr="00837A1B">
        <w:t>rgãos pode ser melhorado e a interação com o usuário também, adicionando vídeos</w:t>
      </w:r>
      <w:r>
        <w:t xml:space="preserve"> e animações</w:t>
      </w:r>
      <w:r w:rsidR="009603E6" w:rsidRPr="00837A1B">
        <w:t xml:space="preserve"> relacionados à anatomia humana.</w:t>
      </w:r>
    </w:p>
    <w:p w14:paraId="622A0797" w14:textId="311D72A5" w:rsidR="00487A12" w:rsidRPr="00837A1B" w:rsidRDefault="00487A12" w:rsidP="00AF1367">
      <w:pPr>
        <w:pStyle w:val="TF-TEXTO"/>
      </w:pPr>
      <w:r>
        <w:t xml:space="preserve">Na Figura </w:t>
      </w:r>
      <w:r w:rsidR="00DE75E3">
        <w:t>2</w:t>
      </w:r>
      <w:r>
        <w:t xml:space="preserve"> </w:t>
      </w:r>
      <w:r w:rsidR="00A72287">
        <w:t>se tem</w:t>
      </w:r>
      <w:r>
        <w:t xml:space="preserve"> uma tela que exemplifica a aplicação. Nela</w:t>
      </w:r>
      <w:r w:rsidR="00A72287">
        <w:t xml:space="preserve"> se</w:t>
      </w:r>
      <w:r>
        <w:t xml:space="preserve"> consegue visualizar os órgãos como pulmão, coração, fígado, estômago, rins e pâncreas em 3D e seus respectivos quadros com os nomes e funções.</w:t>
      </w:r>
    </w:p>
    <w:p w14:paraId="6698A0A9" w14:textId="2D3EBCF2" w:rsidR="00DC3982" w:rsidRPr="0042653D" w:rsidRDefault="00DC3982" w:rsidP="00C97518">
      <w:pPr>
        <w:pStyle w:val="TF-LEGENDA"/>
        <w:pPrChange w:id="28" w:author="Dalton Solano dos Reis" w:date="2024-06-26T10:49:00Z">
          <w:pPr>
            <w:pStyle w:val="TF-LEGENDA"/>
            <w:jc w:val="left"/>
          </w:pPr>
        </w:pPrChange>
      </w:pPr>
      <w:r>
        <w:t xml:space="preserve">Figura </w:t>
      </w:r>
      <w:r w:rsidR="00DE75E3">
        <w:t>2</w:t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391F3E2A">
            <wp:extent cx="1816100" cy="3200337"/>
            <wp:effectExtent l="12700" t="12700" r="12700" b="13335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2"/>
                    <a:srcRect l="16634" t="15317" r="12092" b="2901"/>
                    <a:stretch/>
                  </pic:blipFill>
                  <pic:spPr bwMode="auto">
                    <a:xfrm>
                      <a:off x="0" y="0"/>
                      <a:ext cx="1834718" cy="32331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2296" w14:textId="3484C68E" w:rsidR="00DC3982" w:rsidRPr="00E32400" w:rsidRDefault="00DC3982" w:rsidP="00D5278E">
      <w:pPr>
        <w:pStyle w:val="TF-FONTE"/>
      </w:pPr>
      <w:r w:rsidRPr="00F3649F">
        <w:t xml:space="preserve">Fonte: </w:t>
      </w:r>
      <w:r w:rsidRPr="00DC3982">
        <w:rPr>
          <w:szCs w:val="18"/>
        </w:rPr>
        <w:t>Abdulla</w:t>
      </w:r>
      <w:r w:rsidR="009C771C">
        <w:rPr>
          <w:szCs w:val="18"/>
        </w:rPr>
        <w:t xml:space="preserve">h e </w:t>
      </w:r>
      <w:proofErr w:type="spellStart"/>
      <w:r w:rsidR="009C771C">
        <w:rPr>
          <w:szCs w:val="18"/>
        </w:rPr>
        <w:t>Rokmain</w:t>
      </w:r>
      <w:proofErr w:type="spellEnd"/>
      <w:r w:rsidRPr="00F3649F">
        <w:t>. (20</w:t>
      </w:r>
      <w:r>
        <w:t>23</w:t>
      </w:r>
      <w:r w:rsidRPr="00F3649F">
        <w:t>)</w:t>
      </w:r>
      <w:r w:rsidR="00A25F49">
        <w:t>.</w:t>
      </w:r>
    </w:p>
    <w:p w14:paraId="1ABB6976" w14:textId="25E4ABAA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lastRenderedPageBreak/>
        <w:t>Augmented Reality in Medical Education: AR Bones</w:t>
      </w:r>
    </w:p>
    <w:p w14:paraId="5A8DDC1E" w14:textId="3823E4E8" w:rsidR="008D32D3" w:rsidRPr="00837A1B" w:rsidRDefault="00D5278E" w:rsidP="008D32D3">
      <w:pPr>
        <w:pStyle w:val="TF-TEXTO"/>
      </w:pPr>
      <w:r>
        <w:t xml:space="preserve">O trabalho de </w:t>
      </w:r>
      <w:proofErr w:type="spellStart"/>
      <w:r>
        <w:t>Hossain</w:t>
      </w:r>
      <w:proofErr w:type="spellEnd"/>
      <w:r>
        <w:t xml:space="preserve"> </w:t>
      </w:r>
      <w:r w:rsidRPr="00D5278E">
        <w:rPr>
          <w:i/>
          <w:iCs/>
        </w:rPr>
        <w:t>et al.</w:t>
      </w:r>
      <w:r>
        <w:t xml:space="preserve"> (2021)</w:t>
      </w:r>
      <w:r w:rsidR="001B1036">
        <w:t xml:space="preserve"> se propõe a</w:t>
      </w:r>
      <w:r w:rsidR="008D32D3" w:rsidRPr="00837A1B">
        <w:t xml:space="preserve"> desenvolver um aplicativo para os estudantes de um país subdesenvolvido </w:t>
      </w:r>
      <w:r w:rsidR="001B1036"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 w:rsidR="001B1036">
        <w:t xml:space="preserve"> (</w:t>
      </w:r>
      <w:proofErr w:type="spellStart"/>
      <w:r w:rsidR="001B1036">
        <w:t>H</w:t>
      </w:r>
      <w:r>
        <w:t>ossain</w:t>
      </w:r>
      <w:proofErr w:type="spellEnd"/>
      <w:r w:rsidR="001B1036">
        <w:t>,</w:t>
      </w:r>
      <w:r w:rsidR="00AF1367">
        <w:t xml:space="preserve"> </w:t>
      </w:r>
      <w:r w:rsidR="001B1036">
        <w:t>2021)</w:t>
      </w:r>
      <w:r w:rsidR="008D32D3" w:rsidRPr="00837A1B">
        <w:t>.</w:t>
      </w:r>
    </w:p>
    <w:p w14:paraId="2BAE09A0" w14:textId="0D40F21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>baseado em realidade aumentada</w:t>
      </w:r>
      <w:r w:rsidR="001A1824">
        <w:t xml:space="preserve"> </w:t>
      </w:r>
      <w:r w:rsidRPr="00837A1B">
        <w:t>de baixo custo e fácil acesso, visto que pode ser acessado de qualquer smartphone</w:t>
      </w:r>
      <w:r w:rsidR="00D5278E">
        <w:t xml:space="preserve"> </w:t>
      </w:r>
      <w:r w:rsidR="00D5278E" w:rsidRPr="00837A1B">
        <w:t>(</w:t>
      </w:r>
      <w:proofErr w:type="spellStart"/>
      <w:r w:rsidR="00D5278E" w:rsidRPr="00837A1B">
        <w:t>H</w:t>
      </w:r>
      <w:r w:rsidR="00D5278E">
        <w:t>ossain</w:t>
      </w:r>
      <w:proofErr w:type="spellEnd"/>
      <w:r w:rsidR="00D5278E">
        <w:t xml:space="preserve"> </w:t>
      </w:r>
      <w:r w:rsidR="00D5278E" w:rsidRPr="00A72287">
        <w:rPr>
          <w:i/>
          <w:iCs/>
        </w:rPr>
        <w:t>et al.,</w:t>
      </w:r>
      <w:r w:rsidR="00D5278E">
        <w:t xml:space="preserve"> </w:t>
      </w:r>
      <w:r w:rsidR="00D5278E" w:rsidRPr="00837A1B">
        <w:t>2021)</w:t>
      </w:r>
      <w:r w:rsidRPr="00837A1B">
        <w:t>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</w:t>
      </w:r>
      <w:proofErr w:type="spellStart"/>
      <w:r w:rsidRPr="00837A1B">
        <w:t>Audacity</w:t>
      </w:r>
      <w:proofErr w:type="spellEnd"/>
      <w:r w:rsidR="00DC3982" w:rsidRPr="00837A1B">
        <w:t xml:space="preserve"> 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D5278E">
        <w:t xml:space="preserve"> </w:t>
      </w:r>
      <w:r w:rsidR="00A72287" w:rsidRPr="00837A1B">
        <w:t>2021</w:t>
      </w:r>
      <w:r w:rsidR="00DC3982" w:rsidRPr="00837A1B">
        <w:t>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r w:rsidR="001A1824">
        <w:t>, permitindo explorar o esqueleto completo ou selecionar parte dele</w:t>
      </w:r>
      <w:r w:rsidRPr="00837A1B">
        <w:t xml:space="preserve"> (Figura </w:t>
      </w:r>
      <w:r w:rsidR="00DE75E3">
        <w:t>3</w:t>
      </w:r>
      <w:r w:rsidRPr="00837A1B">
        <w:t xml:space="preserve">). </w:t>
      </w:r>
    </w:p>
    <w:p w14:paraId="59342662" w14:textId="6BA1DF9C" w:rsidR="00DC3982" w:rsidRDefault="00DC3982" w:rsidP="00FC6E76">
      <w:pPr>
        <w:pStyle w:val="TF-LEGENDA"/>
      </w:pPr>
      <w:r>
        <w:t xml:space="preserve"> Figura </w:t>
      </w:r>
      <w:r w:rsidR="00DE75E3">
        <w:t>3</w:t>
      </w:r>
      <w:r>
        <w:t xml:space="preserve">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43BE9AFE">
            <wp:extent cx="3074446" cy="2839453"/>
            <wp:effectExtent l="12700" t="12700" r="12065" b="18415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 rotWithShape="1">
                    <a:blip r:embed="rId13"/>
                    <a:srcRect t="2125" r="1670" b="1802"/>
                    <a:stretch/>
                  </pic:blipFill>
                  <pic:spPr bwMode="auto">
                    <a:xfrm>
                      <a:off x="0" y="0"/>
                      <a:ext cx="3077152" cy="2841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BB53" w14:textId="21A70662" w:rsidR="008D32D3" w:rsidRDefault="00DC3982" w:rsidP="00FC6E76">
      <w:pPr>
        <w:pStyle w:val="TF-FONTE"/>
      </w:pPr>
      <w:r>
        <w:t xml:space="preserve">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11A95E71" w:rsidR="008D32D3" w:rsidRPr="00837A1B" w:rsidRDefault="008D32D3" w:rsidP="008D32D3">
      <w:pPr>
        <w:pStyle w:val="TF-TEXTO"/>
      </w:pPr>
      <w:r w:rsidRPr="00837A1B">
        <w:t>Quando o aluno clica em um osso pode obter uma visão 3D do modelo de ossos reais</w:t>
      </w:r>
      <w:r w:rsidR="00DC3982" w:rsidRPr="00837A1B">
        <w:t xml:space="preserve"> (Figura </w:t>
      </w:r>
      <w:r w:rsidR="00DE75E3">
        <w:t>4</w:t>
      </w:r>
      <w:r w:rsidR="00DC3982" w:rsidRPr="00837A1B">
        <w:t>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r w:rsidR="001A1824">
        <w:t xml:space="preserve">junto com uma legenda associada a cada parte dos ossos </w:t>
      </w:r>
      <w:r w:rsidR="00DC3982" w:rsidRPr="00837A1B">
        <w:t>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A72287">
        <w:t xml:space="preserve"> </w:t>
      </w:r>
      <w:r w:rsidR="00A72287" w:rsidRPr="00837A1B">
        <w:t>2021</w:t>
      </w:r>
      <w:r w:rsidR="00DC3982" w:rsidRPr="00837A1B">
        <w:t>).</w:t>
      </w:r>
    </w:p>
    <w:p w14:paraId="06EC5EA2" w14:textId="36669DB2" w:rsidR="00DC3982" w:rsidRDefault="00DC3982" w:rsidP="00FC6E76">
      <w:pPr>
        <w:pStyle w:val="TF-LEGENDA"/>
      </w:pPr>
      <w:r>
        <w:t xml:space="preserve">  Figura </w:t>
      </w:r>
      <w:r w:rsidR="00DE75E3">
        <w:t>4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6A3DC452">
            <wp:extent cx="2822281" cy="2333826"/>
            <wp:effectExtent l="12700" t="12700" r="10160" b="15875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4"/>
                    <a:srcRect l="2311" t="2957" r="2788" b="1451"/>
                    <a:stretch/>
                  </pic:blipFill>
                  <pic:spPr bwMode="auto">
                    <a:xfrm>
                      <a:off x="0" y="0"/>
                      <a:ext cx="2838915" cy="2347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74ED" w14:textId="48EABDC6" w:rsidR="00DC3982" w:rsidRDefault="00DC3982" w:rsidP="00FC6E76">
      <w:pPr>
        <w:pStyle w:val="TF-FONTE"/>
      </w:pPr>
      <w:r>
        <w:t xml:space="preserve">     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30BF3727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</w:t>
      </w:r>
      <w:r w:rsidR="00D5278E">
        <w:t>Contudo</w:t>
      </w:r>
      <w:r w:rsidR="008D32D3" w:rsidRPr="00837A1B">
        <w:t xml:space="preserve">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lastRenderedPageBreak/>
        <w:t>VIRTUALI-TEE</w:t>
      </w:r>
    </w:p>
    <w:p w14:paraId="52F893F7" w14:textId="42795E15" w:rsidR="002C2104" w:rsidRDefault="00D5278E" w:rsidP="002C2104">
      <w:pPr>
        <w:pStyle w:val="TF-TEXTO"/>
      </w:pPr>
      <w:r>
        <w:t xml:space="preserve">A proposta da </w:t>
      </w:r>
      <w:proofErr w:type="spellStart"/>
      <w:r>
        <w:t>Curiscope</w:t>
      </w:r>
      <w:proofErr w:type="spellEnd"/>
      <w:r>
        <w:t xml:space="preserve"> (2016)</w:t>
      </w:r>
      <w:r w:rsidR="002C2104">
        <w:t xml:space="preserve"> é o aplicativo </w:t>
      </w:r>
      <w:proofErr w:type="spellStart"/>
      <w:r w:rsidR="002C2104">
        <w:t>Virtuali-Tee</w:t>
      </w:r>
      <w:proofErr w:type="spellEnd"/>
      <w:r w:rsidR="002C2104">
        <w:t xml:space="preserve">. </w:t>
      </w:r>
      <w:r w:rsidR="001B1036">
        <w:t>Este aplicativo</w:t>
      </w:r>
      <w:r w:rsidR="002C2104">
        <w:t xml:space="preserve"> permite aos usuários observar uma representação 3D do corpo humano, conforme indicado pela </w:t>
      </w:r>
      <w:proofErr w:type="spellStart"/>
      <w:r w:rsidR="002C2104">
        <w:t>C</w:t>
      </w:r>
      <w:r>
        <w:t>uriscope</w:t>
      </w:r>
      <w:proofErr w:type="spellEnd"/>
      <w:r w:rsidR="001B1036">
        <w:t xml:space="preserve"> (</w:t>
      </w:r>
      <w:r w:rsidR="002C2104">
        <w:t>2016</w:t>
      </w:r>
      <w:r w:rsidR="001B1036">
        <w:t>)</w:t>
      </w:r>
      <w:r w:rsidR="002C2104">
        <w:t>. O método de funcionamento de</w:t>
      </w:r>
      <w:r w:rsidR="001B1036">
        <w:t>ste aplicativo</w:t>
      </w:r>
      <w:r w:rsidR="002C2104"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0CD6D5E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</w:t>
      </w:r>
      <w:r w:rsidR="006E1538">
        <w:t>nar</w:t>
      </w:r>
      <w:r>
        <w:t xml:space="preserve">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DE75E3">
        <w:t>5</w:t>
      </w:r>
      <w:r>
        <w:t xml:space="preserve"> tem</w:t>
      </w:r>
      <w:r w:rsidR="00D5278E">
        <w:t>-se</w:t>
      </w:r>
      <w:r>
        <w:t xml:space="preserve"> a demonstração do aplicativo, com a câmera apontada para a camisa, </w:t>
      </w:r>
      <w:r w:rsidR="004B083D">
        <w:t>onde se consegue</w:t>
      </w:r>
      <w:r>
        <w:t xml:space="preserve"> ver </w:t>
      </w:r>
      <w:r w:rsidR="006E1538">
        <w:t xml:space="preserve">virtualmente </w:t>
      </w:r>
      <w:r>
        <w:t>a estrutura interna do corpo humano.</w:t>
      </w:r>
    </w:p>
    <w:p w14:paraId="26B8579A" w14:textId="1AA6BB3E" w:rsidR="002C2104" w:rsidRDefault="002C2104" w:rsidP="00FC6E76">
      <w:pPr>
        <w:pStyle w:val="TF-LEGENDA"/>
      </w:pPr>
      <w:r>
        <w:t xml:space="preserve">    Figura </w:t>
      </w:r>
      <w:r w:rsidR="00DE75E3">
        <w:t>5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4B607D9D">
            <wp:extent cx="2525437" cy="2502568"/>
            <wp:effectExtent l="12700" t="12700" r="14605" b="12065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 rotWithShape="1">
                    <a:blip r:embed="rId15"/>
                    <a:srcRect l="2413" t="2424" r="2588" b="2999"/>
                    <a:stretch/>
                  </pic:blipFill>
                  <pic:spPr bwMode="auto">
                    <a:xfrm>
                      <a:off x="0" y="0"/>
                      <a:ext cx="2536470" cy="25135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8B19" w14:textId="73903ADA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proofErr w:type="spellStart"/>
      <w:r w:rsidR="00C97518">
        <w:rPr>
          <w:szCs w:val="18"/>
        </w:rPr>
        <w:t>Curiscope</w:t>
      </w:r>
      <w:proofErr w:type="spellEnd"/>
      <w:r w:rsidR="00C97518">
        <w:rPr>
          <w:szCs w:val="18"/>
        </w:rPr>
        <w:t xml:space="preserve"> </w:t>
      </w:r>
      <w:r w:rsidRPr="00F3649F">
        <w:t>(20</w:t>
      </w:r>
      <w:r>
        <w:t>16</w:t>
      </w:r>
      <w:r w:rsidRPr="00F3649F">
        <w:t>).</w:t>
      </w:r>
    </w:p>
    <w:p w14:paraId="65E88EB3" w14:textId="52053E4B" w:rsidR="00A44581" w:rsidRDefault="002C2104" w:rsidP="002C2104">
      <w:pPr>
        <w:pStyle w:val="TF-TEXTO"/>
      </w:pPr>
      <w:r>
        <w:t xml:space="preserve">De acordo com a </w:t>
      </w:r>
      <w:proofErr w:type="spellStart"/>
      <w:r>
        <w:t>C</w:t>
      </w:r>
      <w:r w:rsidR="00D5278E">
        <w:t>uriscope</w:t>
      </w:r>
      <w:proofErr w:type="spellEnd"/>
      <w:r>
        <w:t xml:space="preserve"> (2016), o </w:t>
      </w:r>
      <w:proofErr w:type="spellStart"/>
      <w:r>
        <w:t>Virtuali-Tee</w:t>
      </w:r>
      <w:proofErr w:type="spellEnd"/>
      <w:r>
        <w:t xml:space="preserve">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29" w:name="_Toc54164921"/>
      <w:bookmarkStart w:id="30" w:name="_Toc54165675"/>
      <w:bookmarkStart w:id="31" w:name="_Toc54169333"/>
      <w:bookmarkStart w:id="32" w:name="_Toc96347439"/>
      <w:bookmarkStart w:id="33" w:name="_Toc96357723"/>
      <w:bookmarkStart w:id="34" w:name="_Toc96491866"/>
      <w:bookmarkStart w:id="35" w:name="_Toc411603107"/>
      <w:bookmarkEnd w:id="27"/>
      <w:r>
        <w:t>proposta</w:t>
      </w:r>
    </w:p>
    <w:p w14:paraId="0336A8B2" w14:textId="3972CBCD" w:rsidR="00451B94" w:rsidRDefault="00837A1B" w:rsidP="00451B94">
      <w:pPr>
        <w:pStyle w:val="TF-TEXTO"/>
      </w:pPr>
      <w:r>
        <w:t>N</w:t>
      </w:r>
      <w:r w:rsidR="00A72287">
        <w:t>esta</w:t>
      </w:r>
      <w:r w:rsidR="004B083D">
        <w:t xml:space="preserve"> seção</w:t>
      </w:r>
      <w:r>
        <w:t xml:space="preserve">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0AA67F76" w:rsidR="006B0760" w:rsidRDefault="006B0760" w:rsidP="006B0760">
      <w:pPr>
        <w:pStyle w:val="TF-LEGENDA"/>
      </w:pPr>
      <w:bookmarkStart w:id="43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1</w:t>
      </w:r>
      <w:r>
        <w:rPr>
          <w:noProof/>
        </w:rPr>
        <w:fldChar w:fldCharType="end"/>
      </w:r>
      <w:bookmarkEnd w:id="43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06B2C58" w:rsidR="006B0760" w:rsidRPr="007D4566" w:rsidRDefault="0010441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02170867" wp14:editId="1143C86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53453565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021708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4AEDE08" wp14:editId="2A26307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528340352" name="Caixa de Text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44AEDE08" id="Caixa de Texto 1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A17033D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 w:rsidR="00A72287">
              <w:t xml:space="preserve"> e </w:t>
            </w:r>
            <w:proofErr w:type="spellStart"/>
            <w:r w:rsidR="00A72287">
              <w:t>Rokmain</w:t>
            </w:r>
            <w:proofErr w:type="spellEnd"/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64A6477F" w:rsidR="00AF1367" w:rsidRDefault="00AF1367" w:rsidP="00A72287">
            <w:pPr>
              <w:pStyle w:val="TF-TEXTOQUADRO"/>
              <w:jc w:val="center"/>
            </w:pPr>
            <w:proofErr w:type="spellStart"/>
            <w:r>
              <w:t>Hossain</w:t>
            </w:r>
            <w:proofErr w:type="spellEnd"/>
            <w:r w:rsidR="00A72287">
              <w:t xml:space="preserve"> </w:t>
            </w:r>
            <w:r w:rsidR="00A72287" w:rsidRPr="00A72287">
              <w:rPr>
                <w:i/>
                <w:iCs/>
              </w:rPr>
              <w:t>et al.</w:t>
            </w:r>
            <w:r>
              <w:t xml:space="preserve"> </w:t>
            </w:r>
            <w:r w:rsidR="00A72287">
              <w:t xml:space="preserve">    </w:t>
            </w:r>
            <w:r>
              <w:t>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proofErr w:type="spellStart"/>
            <w:r>
              <w:t>C</w:t>
            </w:r>
            <w:r w:rsidR="00AF1367">
              <w:t>uriscope</w:t>
            </w:r>
            <w:proofErr w:type="spellEnd"/>
            <w:r w:rsidR="00AF1367">
              <w:t xml:space="preserve">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32E677D9" w14:textId="77777777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lastRenderedPageBreak/>
        <w:t xml:space="preserve">Conforme apresentando no Quadro 1, os aplicativos possuem métodos e objetivos distintos. No aplicativo </w:t>
      </w:r>
    </w:p>
    <w:p w14:paraId="1AD77F01" w14:textId="21318441" w:rsidR="00F933EA" w:rsidRPr="00F933EA" w:rsidRDefault="00F933EA" w:rsidP="008E57B4">
      <w:pPr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="008E57B4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 xml:space="preserve">(2023), é possível reconhecer os </w:t>
      </w:r>
      <w:r w:rsidR="00D50215" w:rsidRPr="00F933EA">
        <w:rPr>
          <w:sz w:val="20"/>
          <w:szCs w:val="20"/>
        </w:rPr>
        <w:t>órgãos</w:t>
      </w:r>
      <w:r w:rsidRPr="00F933EA">
        <w:rPr>
          <w:sz w:val="20"/>
          <w:szCs w:val="20"/>
        </w:rPr>
        <w:t xml:space="preserve"> do corpo humano e suas respectivas funções. Nele consegue-se realizar o estudo de órgãos como pulmão, coração, fígado, estômago, rins e pâncreas. Na aplicação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(2021), </w:t>
      </w:r>
      <w:r w:rsidR="00D50215">
        <w:rPr>
          <w:sz w:val="20"/>
          <w:szCs w:val="20"/>
        </w:rPr>
        <w:t>são</w:t>
      </w:r>
      <w:r w:rsidRPr="00F933EA">
        <w:rPr>
          <w:sz w:val="20"/>
          <w:szCs w:val="20"/>
        </w:rPr>
        <w:t xml:space="preserve"> apresentad</w:t>
      </w:r>
      <w:r w:rsidR="008E57B4">
        <w:rPr>
          <w:sz w:val="20"/>
          <w:szCs w:val="20"/>
        </w:rPr>
        <w:t>o</w:t>
      </w:r>
      <w:r w:rsidR="00D50215">
        <w:rPr>
          <w:sz w:val="20"/>
          <w:szCs w:val="20"/>
        </w:rPr>
        <w:t xml:space="preserve">s </w:t>
      </w:r>
      <w:r w:rsidRPr="00F933EA">
        <w:rPr>
          <w:sz w:val="20"/>
          <w:szCs w:val="20"/>
        </w:rPr>
        <w:t>os ossos do corpo humano</w:t>
      </w:r>
      <w:r w:rsidR="00D50215">
        <w:rPr>
          <w:sz w:val="20"/>
          <w:szCs w:val="20"/>
        </w:rPr>
        <w:t xml:space="preserve"> em modelos 3D</w:t>
      </w:r>
      <w:r w:rsidRPr="00F933EA">
        <w:rPr>
          <w:sz w:val="20"/>
          <w:szCs w:val="20"/>
        </w:rPr>
        <w:t xml:space="preserve">, onde o aluno consegue estudar o esqueleto, tendo imagens de cada osso com as suas respectivas informações. Já </w:t>
      </w:r>
      <w:r w:rsidR="00D50215">
        <w:rPr>
          <w:sz w:val="20"/>
          <w:szCs w:val="20"/>
        </w:rPr>
        <w:t xml:space="preserve">no trabalho de </w:t>
      </w:r>
      <w:proofErr w:type="spellStart"/>
      <w:r w:rsidR="00D50215">
        <w:rPr>
          <w:sz w:val="20"/>
          <w:szCs w:val="20"/>
        </w:rPr>
        <w:t>Curiscope</w:t>
      </w:r>
      <w:proofErr w:type="spellEnd"/>
      <w:r w:rsidR="00D50215">
        <w:rPr>
          <w:sz w:val="20"/>
          <w:szCs w:val="20"/>
        </w:rPr>
        <w:t xml:space="preserve"> (2016) </w:t>
      </w:r>
      <w:del w:id="44" w:author="Dalton Solano dos Reis" w:date="2024-06-26T09:06:00Z">
        <w:r w:rsidRPr="00F933EA" w:rsidDel="000D59E1">
          <w:rPr>
            <w:sz w:val="20"/>
            <w:szCs w:val="20"/>
          </w:rPr>
          <w:delText xml:space="preserve">temos </w:delText>
        </w:r>
      </w:del>
      <w:ins w:id="45" w:author="Dalton Solano dos Reis" w:date="2024-06-26T09:06:00Z">
        <w:r w:rsidR="000D59E1">
          <w:rPr>
            <w:sz w:val="20"/>
            <w:szCs w:val="20"/>
          </w:rPr>
          <w:t>se tem</w:t>
        </w:r>
        <w:r w:rsidR="000D59E1" w:rsidRPr="00F933EA">
          <w:rPr>
            <w:sz w:val="20"/>
            <w:szCs w:val="20"/>
          </w:rPr>
          <w:t xml:space="preserve"> </w:t>
        </w:r>
      </w:ins>
      <w:r w:rsidRPr="00F933EA">
        <w:rPr>
          <w:sz w:val="20"/>
          <w:szCs w:val="20"/>
        </w:rPr>
        <w:t>um aplicativo que apresenta os órgãos do corpo humano que são gerados ao apontar a câmera do celular para uma camisa</w:t>
      </w:r>
      <w:r w:rsidR="00D50215">
        <w:rPr>
          <w:sz w:val="20"/>
          <w:szCs w:val="20"/>
        </w:rPr>
        <w:t xml:space="preserve"> que contém os marcadores</w:t>
      </w:r>
      <w:r w:rsidRPr="00F933EA">
        <w:rPr>
          <w:sz w:val="20"/>
          <w:szCs w:val="20"/>
        </w:rPr>
        <w:t>.</w:t>
      </w:r>
    </w:p>
    <w:p w14:paraId="58301C02" w14:textId="7DDCFE33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Todos os aplicativos utilizam a técnica de realidade aumentada para o estudo de anatomia humana. O aplicativo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utilizam a técnica com uso de marcadores para gerar as imagens em 3D. O aplicativo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et al. (2021) usa uma técnica sem marcadores, somente com o uso de imagens</w:t>
      </w:r>
      <w:r w:rsidR="00D50215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 xml:space="preserve">, onde ao clicar em uma imagem de determinada parte do esqueleto, o aluno consegue obter </w:t>
      </w:r>
      <w:r w:rsidR="00D50215">
        <w:rPr>
          <w:sz w:val="20"/>
          <w:szCs w:val="20"/>
        </w:rPr>
        <w:t xml:space="preserve">o modelo 3D e </w:t>
      </w:r>
      <w:r w:rsidRPr="00F933EA">
        <w:rPr>
          <w:sz w:val="20"/>
          <w:szCs w:val="20"/>
        </w:rPr>
        <w:t>informações de cada osso do corpo humano.</w:t>
      </w:r>
    </w:p>
    <w:p w14:paraId="0B01DF34" w14:textId="740D370A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Dentre os aplicativos apresentadores, 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 xml:space="preserve">foram desenvolvidos com o motor de jogos Unity e estão disponíveis somente na plataforma Android. A aplicação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foi desenvolvida e suporta tanto a plataforma Android como iOS.</w:t>
      </w:r>
    </w:p>
    <w:p w14:paraId="61DC7826" w14:textId="558C6AE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O público-alvo das aplicações </w:t>
      </w:r>
      <w:r w:rsidR="00DE377D">
        <w:rPr>
          <w:sz w:val="20"/>
          <w:szCs w:val="20"/>
        </w:rPr>
        <w:t xml:space="preserve">de Abdullah e </w:t>
      </w:r>
      <w:proofErr w:type="spellStart"/>
      <w:r w:rsidR="00DE377D">
        <w:rPr>
          <w:sz w:val="20"/>
          <w:szCs w:val="20"/>
        </w:rPr>
        <w:t>Rokamain</w:t>
      </w:r>
      <w:proofErr w:type="spellEnd"/>
      <w:r w:rsidR="00DE377D">
        <w:rPr>
          <w:sz w:val="20"/>
          <w:szCs w:val="20"/>
        </w:rPr>
        <w:t xml:space="preserve"> (2023) 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é semelhante, são alunos do ensino superior estudantes da área da saúde.</w:t>
      </w:r>
      <w:r w:rsidR="00DE377D">
        <w:rPr>
          <w:sz w:val="20"/>
          <w:szCs w:val="20"/>
        </w:rPr>
        <w:t xml:space="preserve"> Já o aplicativo de </w:t>
      </w:r>
      <w:proofErr w:type="spellStart"/>
      <w:r w:rsidR="00DE377D">
        <w:rPr>
          <w:sz w:val="20"/>
          <w:szCs w:val="20"/>
        </w:rPr>
        <w:t>Curiscope</w:t>
      </w:r>
      <w:proofErr w:type="spellEnd"/>
      <w:r w:rsidR="00DE377D">
        <w:rPr>
          <w:sz w:val="20"/>
          <w:szCs w:val="20"/>
        </w:rPr>
        <w:t xml:space="preserve"> (2016) foi desenvolvido para crianças, onde estimula o aprendizado da ciência.</w:t>
      </w:r>
    </w:p>
    <w:p w14:paraId="56C5A520" w14:textId="1837CC8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Desta forma, conclui-se que nenhum trabalho demonstrado conciliou a aplicação de técnica </w:t>
      </w:r>
      <w:r w:rsidR="007C1EEA">
        <w:rPr>
          <w:sz w:val="20"/>
          <w:szCs w:val="20"/>
        </w:rPr>
        <w:t>com uso de marcador 3D para reconhecimento dos órgãos do corpo humano.</w:t>
      </w:r>
      <w:r w:rsidRPr="00F933EA">
        <w:rPr>
          <w:sz w:val="20"/>
          <w:szCs w:val="20"/>
        </w:rPr>
        <w:t xml:space="preserve"> Com isso, como contribuição social o aplicativo proposto busca apresentar uma forma diferente e atrativa de promover o ensino da anatomia humana, permitindo o ensino dos órgãos do corpo humano direto no laboratório ao apontar a câmera para o órgão</w:t>
      </w:r>
      <w:r w:rsidR="007C1EEA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>, indo além da tradicional exposição de conteúdos 2D. Por meio da realidade aumentada, o usuário terá uma experiência diferente, mais dinâmica e envolvente.</w:t>
      </w:r>
    </w:p>
    <w:p w14:paraId="57B0BF39" w14:textId="6E0713F2" w:rsidR="00F933EA" w:rsidRPr="00F933EA" w:rsidRDefault="00F933EA" w:rsidP="008E57B4">
      <w:pPr>
        <w:ind w:firstLine="567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Em termos técnicos, este trabalho irá permitir o estudo de anatomia através da interação do estudante com a aplicação, facilitando o processo de aprendizagem, permitindo que os usuários realizem ações</w:t>
      </w:r>
      <w:r w:rsidR="007C1EEA">
        <w:rPr>
          <w:sz w:val="20"/>
          <w:szCs w:val="20"/>
        </w:rPr>
        <w:t xml:space="preserve"> ao apontar a câmera para o órgão</w:t>
      </w:r>
      <w:r w:rsidRPr="00F933EA">
        <w:rPr>
          <w:sz w:val="20"/>
          <w:szCs w:val="20"/>
        </w:rPr>
        <w:t xml:space="preserve"> e recebam respostas realistas</w:t>
      </w:r>
      <w:r w:rsidR="007C1EEA">
        <w:rPr>
          <w:sz w:val="20"/>
          <w:szCs w:val="20"/>
        </w:rPr>
        <w:t>, como modelos 3D e descrições de cada órgão</w:t>
      </w:r>
      <w:r w:rsidRPr="00F933EA">
        <w:rPr>
          <w:sz w:val="20"/>
          <w:szCs w:val="20"/>
        </w:rPr>
        <w:t>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 xml:space="preserve">c) permitir que o usuário possa utilizar a câmera para que o aplicativo </w:t>
      </w:r>
      <w:proofErr w:type="gramStart"/>
      <w:r>
        <w:t>funcione  e</w:t>
      </w:r>
      <w:proofErr w:type="gramEnd"/>
      <w:r>
        <w:t xml:space="preserve">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876B958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</w:t>
      </w:r>
      <w:r w:rsidR="006E1538">
        <w:t>será realizada análise da literatura selecionada, explorando as teorias, pesquisas anteriores e descobertas pertinentes ao uso da tecnologia de realidade aumentada para o ensino da disciplina de anatomia humana;</w:t>
      </w:r>
    </w:p>
    <w:p w14:paraId="3C35740C" w14:textId="5B7722B4" w:rsidR="00EA47C4" w:rsidRDefault="006E1538" w:rsidP="00E32400">
      <w:pPr>
        <w:pStyle w:val="TF-ALNEA"/>
      </w:pPr>
      <w:r>
        <w:t>elicitação de requisitos: detalhar e reavaliar os requisitos de acordo com o levantamento bibliográfico</w:t>
      </w:r>
      <w:r w:rsidR="00E32400">
        <w:t>;</w:t>
      </w:r>
    </w:p>
    <w:p w14:paraId="69B1D73C" w14:textId="07576185" w:rsidR="00EA47C4" w:rsidRDefault="00EA47C4" w:rsidP="00E32400">
      <w:pPr>
        <w:pStyle w:val="TF-ALNEA"/>
      </w:pPr>
      <w:r>
        <w:t xml:space="preserve">arquitetura e modelagem: definir a arquitetura e modelagem da aplicação utilizando técnicas de desenvolvimento como o modelo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 w:rsidR="004B083D">
        <w:t xml:space="preserve"> (UML)</w:t>
      </w:r>
      <w:r>
        <w:t xml:space="preserve"> utilizando a ferramenta </w:t>
      </w:r>
      <w:proofErr w:type="spellStart"/>
      <w:r>
        <w:t>Astah</w:t>
      </w:r>
      <w:proofErr w:type="spellEnd"/>
      <w:r w:rsidR="006E1538">
        <w:t>;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55563410" w14:textId="17E3A2E9" w:rsidR="009C771C" w:rsidRDefault="009C771C" w:rsidP="00E32400">
      <w:pPr>
        <w:pStyle w:val="TF-ALNEA"/>
      </w:pPr>
      <w:r>
        <w:t>marcadores: definir os marcadores que serão utilizados.</w:t>
      </w:r>
    </w:p>
    <w:p w14:paraId="168589E1" w14:textId="5AECC6FF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r w:rsidR="006E1538">
        <w:t>o</w:t>
      </w:r>
      <w:r>
        <w:t xml:space="preserve"> Vuforia</w:t>
      </w:r>
      <w:r w:rsidR="006E1538">
        <w:t xml:space="preserve"> para o reconhecimento dos marcadores</w:t>
      </w:r>
      <w:r w:rsidR="00E32400">
        <w:t>;</w:t>
      </w:r>
    </w:p>
    <w:p w14:paraId="21D8D7D9" w14:textId="46D6FCA2" w:rsidR="002932D1" w:rsidRDefault="00EA47C4" w:rsidP="002932D1">
      <w:pPr>
        <w:pStyle w:val="TF-ALNEA"/>
      </w:pPr>
      <w:r>
        <w:t>teste com usuários: realizar teste com estudantes que utilizam o laboratório de anatomia da universidade.</w:t>
      </w:r>
    </w:p>
    <w:p w14:paraId="01558F06" w14:textId="48096FDB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752D2">
        <w:t xml:space="preserve">Quadro </w:t>
      </w:r>
      <w:r w:rsidR="00F752D2">
        <w:rPr>
          <w:noProof/>
        </w:rPr>
        <w:t>2</w:t>
      </w:r>
      <w:r w:rsidR="0060060C">
        <w:fldChar w:fldCharType="end"/>
      </w:r>
      <w:r>
        <w:t>.</w:t>
      </w:r>
    </w:p>
    <w:p w14:paraId="4A5C9559" w14:textId="1EFDF3DA" w:rsidR="00451B94" w:rsidRPr="007E0D87" w:rsidRDefault="0060060C" w:rsidP="005B2E12">
      <w:pPr>
        <w:pStyle w:val="TF-LEGENDA"/>
      </w:pPr>
      <w:bookmarkStart w:id="46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2</w:t>
      </w:r>
      <w:r>
        <w:rPr>
          <w:noProof/>
        </w:rPr>
        <w:fldChar w:fldCharType="end"/>
      </w:r>
      <w:bookmarkEnd w:id="46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51612C7E" w:rsidR="00451B94" w:rsidRPr="007E0D87" w:rsidRDefault="002932D1" w:rsidP="00470C41">
            <w:pPr>
              <w:pStyle w:val="TF-TEXTOQUADRO"/>
            </w:pPr>
            <w:r>
              <w:t>e</w:t>
            </w:r>
            <w:r w:rsidR="006E1538">
              <w:t>licitação de</w:t>
            </w:r>
            <w:r w:rsidR="00EA47C4">
              <w:t xml:space="preserve">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388501FB" w:rsidR="002C2104" w:rsidRDefault="00706847" w:rsidP="002C2104">
      <w:pPr>
        <w:pStyle w:val="TF-TEXTO"/>
      </w:pPr>
      <w:del w:id="47" w:author="Dalton Solano dos Reis" w:date="2024-06-26T09:16:00Z">
        <w:r w:rsidDel="00E73F9B">
          <w:delText>Neste capítulo</w:delText>
        </w:r>
      </w:del>
      <w:ins w:id="48" w:author="Dalton Solano dos Reis" w:date="2024-06-26T09:16:00Z">
        <w:r w:rsidR="00E73F9B">
          <w:t>Nesta seção</w:t>
        </w:r>
      </w:ins>
      <w:r>
        <w:t xml:space="preserve"> são levantados brevemente os temas que fundamentam o trabalho a ser realizado. A </w:t>
      </w:r>
      <w:ins w:id="49" w:author="Dalton Solano dos Reis" w:date="2024-06-26T09:16:00Z">
        <w:r w:rsidR="00E73F9B">
          <w:t>sub</w:t>
        </w:r>
      </w:ins>
      <w:r>
        <w:t xml:space="preserve">seção 4.1 aborda os principais conceitos de Realidade Aumentada. </w:t>
      </w:r>
      <w:del w:id="50" w:author="Dalton Solano dos Reis" w:date="2024-06-26T09:16:00Z">
        <w:r w:rsidDel="00E73F9B">
          <w:delText xml:space="preserve">A </w:delText>
        </w:r>
      </w:del>
      <w:ins w:id="51" w:author="Dalton Solano dos Reis" w:date="2024-06-26T09:16:00Z">
        <w:r w:rsidR="00E73F9B">
          <w:t>Já</w:t>
        </w:r>
        <w:r w:rsidR="00E73F9B">
          <w:t xml:space="preserve"> </w:t>
        </w:r>
        <w:r w:rsidR="00E73F9B">
          <w:t>sub</w:t>
        </w:r>
      </w:ins>
      <w:r>
        <w:t>seção 4.2 aborda um pouco sobre o conce</w:t>
      </w:r>
      <w:r w:rsidR="008E57B4">
        <w:t>ito e ensino</w:t>
      </w:r>
      <w:r>
        <w:t xml:space="preserve"> de Anatomia Humana.</w:t>
      </w:r>
    </w:p>
    <w:p w14:paraId="6A00A6B9" w14:textId="20243F15" w:rsidR="00706847" w:rsidRDefault="00706847" w:rsidP="00706847">
      <w:pPr>
        <w:pStyle w:val="TF-TEXTO"/>
        <w:ind w:firstLine="0"/>
      </w:pPr>
      <w:r>
        <w:t>4.1 REALIDADE AUMENTADA</w:t>
      </w:r>
    </w:p>
    <w:p w14:paraId="6AE5843E" w14:textId="70BA5080" w:rsidR="00DC4C45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</w:t>
      </w:r>
      <w:proofErr w:type="spellStart"/>
      <w:r w:rsidRPr="00595EAC">
        <w:t>A</w:t>
      </w:r>
      <w:r w:rsidR="00D5278E">
        <w:t>zuma</w:t>
      </w:r>
      <w:proofErr w:type="spellEnd"/>
      <w:r w:rsidRPr="00595EAC">
        <w:t xml:space="preserve">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 xml:space="preserve">Nesse contexto, a RA proporciona um ensino imersivo, pois proporciona visualizar modelos virtuais em 3D, tornando-se uma opção dinâmica. Para imergir nesse ambiente faz-se necessário o uso de smartphones ou outros dispositivos que suportem RA. </w:t>
      </w:r>
    </w:p>
    <w:p w14:paraId="6B7BD81A" w14:textId="61E50C13" w:rsidR="000F52DD" w:rsidRDefault="00865BC8" w:rsidP="00DC4C45">
      <w:pPr>
        <w:pStyle w:val="TF-TEXTO"/>
      </w:pPr>
      <w:r>
        <w:t>Segundo Xavier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8A70CD">
        <w:t>.</w:t>
      </w:r>
      <w:r>
        <w:t xml:space="preserve"> (2020) h</w:t>
      </w:r>
      <w:r w:rsidR="00EE22D3">
        <w:t xml:space="preserve">á duas abordagens de desenvolvimento, com marcador e sem marcador. </w:t>
      </w:r>
      <w:r w:rsidR="00595EAC">
        <w:t>A utilização do marcador serve para garantir e controlar o aparecimento dos objetos, visto que é um objeto físico que é reconhecido pela câmera (X</w:t>
      </w:r>
      <w:r w:rsidR="00D5278E">
        <w:t>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595EAC">
        <w:t>,</w:t>
      </w:r>
      <w:r w:rsidR="00AF1367">
        <w:t xml:space="preserve"> </w:t>
      </w:r>
      <w:r w:rsidR="00595EAC">
        <w:t>2020).</w:t>
      </w:r>
      <w:r w:rsidR="00DC4C45">
        <w:t xml:space="preserve"> </w:t>
      </w:r>
      <w:r w:rsidR="000F52DD" w:rsidRPr="000F52DD">
        <w:t xml:space="preserve">Os marcadores são utilizados na etapa do registro, ou seja, quando as informações </w:t>
      </w:r>
      <w:r w:rsidR="000F52DD">
        <w:t>do</w:t>
      </w:r>
      <w:r w:rsidR="000F52DD" w:rsidRPr="000F52DD">
        <w:t xml:space="preserve"> mundo real e da câmera são alinhadas com os dados virtuais geradores pelo computador e exibidos </w:t>
      </w:r>
      <w:r w:rsidR="000F52DD">
        <w:t xml:space="preserve">de maneira coerente </w:t>
      </w:r>
      <w:r w:rsidR="000F52DD" w:rsidRPr="000F52DD">
        <w:t>(</w:t>
      </w:r>
      <w:r w:rsidR="00EE22D3">
        <w:t>Roberto</w:t>
      </w:r>
      <w:r w:rsidR="000F52DD" w:rsidRPr="000F52DD">
        <w:t xml:space="preserve"> </w:t>
      </w:r>
      <w:r w:rsidR="000F52DD" w:rsidRPr="000F52DD">
        <w:rPr>
          <w:i/>
          <w:iCs/>
        </w:rPr>
        <w:t>et al</w:t>
      </w:r>
      <w:r w:rsidR="000F52DD">
        <w:rPr>
          <w:i/>
          <w:iCs/>
        </w:rPr>
        <w:t>.</w:t>
      </w:r>
      <w:r w:rsidR="000F52DD" w:rsidRPr="000F52DD">
        <w:t>,</w:t>
      </w:r>
      <w:r w:rsidR="000F52DD">
        <w:t xml:space="preserve"> </w:t>
      </w:r>
      <w:r w:rsidR="000F52DD" w:rsidRPr="000F52DD">
        <w:t>2011)</w:t>
      </w:r>
      <w:r w:rsidR="000F52DD">
        <w:t>.</w:t>
      </w:r>
      <w:r w:rsidR="006405C1">
        <w:t xml:space="preserve"> J</w:t>
      </w:r>
      <w:r w:rsidR="006405C1" w:rsidRPr="006405C1">
        <w:t>á as aplicações sem marcadores não requerem a inserção de elementos artificiais no ambiente, utilizando informações presentes nas cenas</w:t>
      </w:r>
      <w:r w:rsidR="006405C1">
        <w:t xml:space="preserve"> </w:t>
      </w:r>
      <w:r w:rsidR="006405C1" w:rsidRPr="006405C1">
        <w:t>(S</w:t>
      </w:r>
      <w:r w:rsidR="006405C1">
        <w:t>imões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="006405C1" w:rsidRPr="006405C1">
        <w:t>, 2008).</w:t>
      </w:r>
    </w:p>
    <w:p w14:paraId="65DD8CD9" w14:textId="3F66D91D" w:rsidR="002C4AFE" w:rsidRDefault="002C4AFE" w:rsidP="00DC4C45">
      <w:pPr>
        <w:pStyle w:val="TF-TEXTO"/>
      </w:pPr>
      <w:r>
        <w:t xml:space="preserve">O relacionamento da área da computação com a área da saúde vem trazendo grandes avanços no campo da realidade aumentada. </w:t>
      </w:r>
      <w:r w:rsidR="005D5D9A" w:rsidRPr="005D5D9A">
        <w:t>Dentre as vantagens dos aplicativos de realidade aumentada para o aprendizado na área da saúde, temos o realismo dos objetos tridimensionais, a correlação espacial entre objetos físicos e virtuais, o realismo da interação, a ergonomia dos dispositivos e a precisão dos algoritmos</w:t>
      </w:r>
      <w:r w:rsidR="005D5D9A">
        <w:t xml:space="preserve"> (</w:t>
      </w:r>
      <w:proofErr w:type="spellStart"/>
      <w:r w:rsidR="008A70CD">
        <w:t>Tori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 w:rsidR="005D5D9A">
        <w:t>,</w:t>
      </w:r>
      <w:ins w:id="52" w:author="Dalton Solano dos Reis" w:date="2024-06-26T09:17:00Z">
        <w:r w:rsidR="00E73F9B">
          <w:t xml:space="preserve"> </w:t>
        </w:r>
      </w:ins>
      <w:r w:rsidR="005D5D9A">
        <w:t>2020)</w:t>
      </w:r>
      <w:r w:rsidR="005D5D9A" w:rsidRPr="005D5D9A">
        <w:t>.</w:t>
      </w:r>
      <w:r w:rsidR="005D5D9A">
        <w:t xml:space="preserve"> </w:t>
      </w:r>
      <w:r>
        <w:t>As aplicações trazem benefícios para as duas áreas, além da possibilidade de diminuição de custos com aquisição de materiais físicos e apoio a construção de ambientes virtuais (</w:t>
      </w:r>
      <w:proofErr w:type="spellStart"/>
      <w:r>
        <w:t>T</w:t>
      </w:r>
      <w:r w:rsidR="00D5278E">
        <w:t>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>
        <w:t>, 2020).</w:t>
      </w:r>
    </w:p>
    <w:p w14:paraId="324DABDE" w14:textId="7054294E" w:rsidR="00706847" w:rsidRDefault="00706847" w:rsidP="00706847">
      <w:pPr>
        <w:pStyle w:val="TF-TEXTO"/>
        <w:ind w:firstLine="0"/>
      </w:pPr>
      <w:r>
        <w:t xml:space="preserve">4.2 </w:t>
      </w:r>
      <w:r w:rsidR="00A82081">
        <w:t xml:space="preserve">ENSINO DE </w:t>
      </w:r>
      <w:r>
        <w:t>ANATOMIA HUMANA</w:t>
      </w:r>
    </w:p>
    <w:p w14:paraId="25A8797E" w14:textId="661D03F2" w:rsidR="00051DD5" w:rsidRDefault="002C4AFE" w:rsidP="002C4AFE">
      <w:pPr>
        <w:pStyle w:val="TF-TEXTO"/>
      </w:pPr>
      <w:r>
        <w:t xml:space="preserve">A aplicabilidade da realidade aumentada na área da saúde envolve uma série de possibilidades de pesquisa e desenvolvimento. Uma delas é o estudo 3D de anatomia humana. </w:t>
      </w:r>
      <w:r w:rsidR="00C6405B" w:rsidRPr="00C6405B">
        <w:t>A anatomia humana é o estudo das estruturas do corpo, tanto externas quanto internas e da relação física entre elas</w:t>
      </w:r>
      <w:r w:rsidR="00CA51AB">
        <w:t xml:space="preserve"> (Martini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CA51AB">
        <w:t>, 2019)</w:t>
      </w:r>
      <w:r w:rsidR="00C6405B" w:rsidRPr="00C6405B">
        <w:t>.</w:t>
      </w:r>
      <w:r w:rsidR="00C6405B">
        <w:t xml:space="preserve"> </w:t>
      </w:r>
      <w:r w:rsidR="00C6405B" w:rsidRPr="00C6405B">
        <w:t>Ela pode ser dividida em duas grandes partes que é a microscópica, que estuda estruturas que não podem ser visualizadas a olho nu, como células</w:t>
      </w:r>
      <w:r w:rsidR="00C6405B">
        <w:t xml:space="preserve"> e</w:t>
      </w:r>
      <w:r w:rsidR="00C6405B" w:rsidRPr="00C6405B">
        <w:t xml:space="preserve"> tecidos. </w:t>
      </w:r>
      <w:r w:rsidR="00CA51AB">
        <w:t>A</w:t>
      </w:r>
      <w:r w:rsidR="00C6405B" w:rsidRPr="00C6405B">
        <w:t xml:space="preserve"> anatomia macroscópica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</w:t>
      </w:r>
      <w:r w:rsidR="00D5278E">
        <w:t>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A72E1D">
        <w:t>,</w:t>
      </w:r>
      <w:r w:rsidR="00FC6E76">
        <w:t xml:space="preserve"> </w:t>
      </w:r>
      <w:r w:rsidR="00A72E1D">
        <w:t>2009)</w:t>
      </w:r>
      <w:r w:rsidR="00C6405B" w:rsidRPr="00C6405B">
        <w:t>.</w:t>
      </w:r>
    </w:p>
    <w:p w14:paraId="44618DA2" w14:textId="36681BBF" w:rsidR="00E1489D" w:rsidRDefault="00E1489D" w:rsidP="002C4AFE">
      <w:pPr>
        <w:pStyle w:val="TF-TEXTO"/>
      </w:pPr>
      <w:r w:rsidRPr="00E1489D">
        <w:t>A anatomia humana possui seu próprio campo intelectual de texto, práticas, regras de entrada e exame protegidas por hierarquias forte</w:t>
      </w:r>
      <w:r>
        <w:t>s</w:t>
      </w:r>
      <w:r w:rsidR="00865BC8">
        <w:t xml:space="preserve">. O </w:t>
      </w:r>
      <w:r w:rsidRPr="00E1489D">
        <w:t>processo de ensino-aprendizagem dessa disciplina é complexo devido a grande quantidade de considerações e estruturas a serem estudadas pelos acadêmicos</w:t>
      </w:r>
      <w:r w:rsidR="00865BC8">
        <w:t xml:space="preserve"> (Filho </w:t>
      </w:r>
      <w:r w:rsidR="00865BC8" w:rsidRPr="00865BC8">
        <w:rPr>
          <w:i/>
          <w:iCs/>
        </w:rPr>
        <w:t>et al.,</w:t>
      </w:r>
      <w:r w:rsidR="00865BC8">
        <w:t xml:space="preserve"> 2011)</w:t>
      </w:r>
      <w:r w:rsidRPr="00E1489D">
        <w:t>. Durante o processo do ensino, são diversas visualizações de uma mesma estrutura, aprofundando assim, os microssistemas e macrossistemas e as interconexões das estruturas orgânicas corporais (Filho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Pr="00E1489D">
        <w:t>, 2011).</w:t>
      </w:r>
      <w:r>
        <w:t xml:space="preserve"> </w:t>
      </w:r>
    </w:p>
    <w:p w14:paraId="41972116" w14:textId="2BD54B90" w:rsidR="00E1489D" w:rsidRDefault="00E1489D" w:rsidP="002C4AFE">
      <w:pPr>
        <w:pStyle w:val="TF-TEXTO"/>
      </w:pPr>
      <w:r w:rsidRPr="00E1489D">
        <w:t>Nas aulas expositivas há a dificuldade no acesso aos livros e atlas devido ao alto custo. Já para o ensino prático, um grande problema é a escassez de cadáveres, devido a burocracia relacionada a sua obtenção</w:t>
      </w:r>
      <w:r w:rsidR="00865BC8">
        <w:t xml:space="preserve"> (Filho </w:t>
      </w:r>
      <w:r w:rsidR="00865BC8" w:rsidRPr="00A82081">
        <w:rPr>
          <w:i/>
          <w:iCs/>
        </w:rPr>
        <w:t>et al.</w:t>
      </w:r>
      <w:r w:rsidR="00865BC8">
        <w:t>, 2011)</w:t>
      </w:r>
      <w:r w:rsidRPr="00E1489D">
        <w:t>. Diante desse desafio o professor precisa atuar com didáticas inovadoras para disseminar o conhecimento e estudo entre os alunos</w:t>
      </w:r>
      <w:r w:rsidR="00865BC8">
        <w:t xml:space="preserve">. As </w:t>
      </w:r>
      <w:r w:rsidR="00A82081">
        <w:t>metodologias ativas de aprendizado têm sido utilizadas, através da inserção de tecnologias</w:t>
      </w:r>
      <w:r w:rsidR="00865BC8">
        <w:t xml:space="preserve"> como aplicativos e jogos</w:t>
      </w:r>
      <w:r w:rsidR="00A82081">
        <w:t>. Estas tecnologias estimulam o senso crítico dos alunos, tornando-os protagonistas no processo de aprendizado</w:t>
      </w:r>
      <w:r w:rsidR="00865BC8">
        <w:t>, otimizando a construção do conhecimento</w:t>
      </w:r>
      <w:r w:rsidR="00A82081">
        <w:t xml:space="preserve"> (Pinheiro </w:t>
      </w:r>
      <w:r w:rsidR="00A82081" w:rsidRPr="00A82081">
        <w:rPr>
          <w:i/>
          <w:iCs/>
        </w:rPr>
        <w:t>et al.,</w:t>
      </w:r>
      <w:r w:rsidR="00A82081">
        <w:t>2021).</w:t>
      </w:r>
    </w:p>
    <w:p w14:paraId="6FEAE5C1" w14:textId="77777777" w:rsidR="00451B94" w:rsidRPr="000D59E1" w:rsidRDefault="00451B94" w:rsidP="00F83A19">
      <w:pPr>
        <w:pStyle w:val="TF-refernciasbibliogrficasTTULO"/>
        <w:rPr>
          <w:lang w:val="en-US"/>
        </w:rPr>
      </w:pPr>
      <w:bookmarkStart w:id="53" w:name="_Toc351015602"/>
      <w:bookmarkEnd w:id="29"/>
      <w:bookmarkEnd w:id="30"/>
      <w:bookmarkEnd w:id="31"/>
      <w:bookmarkEnd w:id="32"/>
      <w:bookmarkEnd w:id="33"/>
      <w:bookmarkEnd w:id="34"/>
      <w:bookmarkEnd w:id="35"/>
      <w:r w:rsidRPr="000D59E1">
        <w:rPr>
          <w:lang w:val="en-US"/>
        </w:rPr>
        <w:t>Referências</w:t>
      </w:r>
      <w:bookmarkEnd w:id="53"/>
    </w:p>
    <w:p w14:paraId="487E117D" w14:textId="77777777" w:rsidR="002932D1" w:rsidRPr="000D59E1" w:rsidRDefault="002932D1" w:rsidP="002932D1">
      <w:pPr>
        <w:pStyle w:val="TF-refernciasITEM"/>
        <w:rPr>
          <w:lang w:val="en-US"/>
        </w:rPr>
      </w:pPr>
    </w:p>
    <w:p w14:paraId="2B0A160B" w14:textId="7761D4D6" w:rsidR="00DA4461" w:rsidRPr="000D59E1" w:rsidRDefault="009C771C" w:rsidP="00EE22D3">
      <w:pPr>
        <w:pStyle w:val="TF-refernciasITEM"/>
        <w:jc w:val="both"/>
        <w:rPr>
          <w:lang w:val="en-US"/>
          <w:rPrChange w:id="54" w:author="Dalton Solano dos Reis" w:date="2024-06-26T09:06:00Z">
            <w:rPr/>
          </w:rPrChange>
        </w:rPr>
      </w:pPr>
      <w:r w:rsidRPr="000D59E1">
        <w:rPr>
          <w:color w:val="333333"/>
          <w:shd w:val="clear" w:color="auto" w:fill="FFFFFF"/>
          <w:lang w:val="en-US"/>
        </w:rPr>
        <w:lastRenderedPageBreak/>
        <w:t xml:space="preserve">ABDULLAH, Nur </w:t>
      </w:r>
      <w:proofErr w:type="spellStart"/>
      <w:r w:rsidRPr="000D59E1">
        <w:rPr>
          <w:color w:val="333333"/>
          <w:shd w:val="clear" w:color="auto" w:fill="FFFFFF"/>
          <w:lang w:val="en-US"/>
        </w:rPr>
        <w:t>Atiqah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; ROKMAIN, Nur Shakila Sahira. </w:t>
      </w:r>
      <w:r w:rsidRPr="000D59E1">
        <w:rPr>
          <w:b/>
          <w:bCs/>
          <w:i/>
          <w:iCs/>
          <w:color w:val="333333"/>
          <w:shd w:val="clear" w:color="auto" w:fill="FFFFFF"/>
          <w:lang w:val="en-US"/>
        </w:rPr>
        <w:t>Learning Human Anatomy Using Augmented Reality Mobile Application.</w:t>
      </w:r>
      <w:r w:rsidRPr="000D59E1">
        <w:rPr>
          <w:color w:val="333333"/>
          <w:shd w:val="clear" w:color="auto" w:fill="FFFFFF"/>
          <w:lang w:val="en-US"/>
        </w:rPr>
        <w:t> </w:t>
      </w:r>
      <w:r w:rsidRPr="000D59E1">
        <w:rPr>
          <w:rStyle w:val="nfase"/>
          <w:i w:val="0"/>
          <w:iCs w:val="0"/>
          <w:color w:val="333333"/>
          <w:shd w:val="clear" w:color="auto" w:fill="FFFFFF"/>
          <w:lang w:val="en-US"/>
          <w:rPrChange w:id="55" w:author="Dalton Solano dos Reis" w:date="2024-06-26T09:06:00Z">
            <w:rPr>
              <w:rStyle w:val="nfase"/>
              <w:i w:val="0"/>
              <w:iCs w:val="0"/>
              <w:color w:val="333333"/>
              <w:shd w:val="clear" w:color="auto" w:fill="FFFFFF"/>
            </w:rPr>
          </w:rPrChange>
        </w:rPr>
        <w:t>2023</w:t>
      </w:r>
      <w:r w:rsidRPr="000D59E1">
        <w:rPr>
          <w:rStyle w:val="nfase"/>
          <w:color w:val="333333"/>
          <w:shd w:val="clear" w:color="auto" w:fill="FFFFFF"/>
          <w:lang w:val="en-US"/>
          <w:rPrChange w:id="56" w:author="Dalton Solano dos Reis" w:date="2024-06-26T09:06:00Z">
            <w:rPr>
              <w:rStyle w:val="nfase"/>
              <w:color w:val="333333"/>
              <w:shd w:val="clear" w:color="auto" w:fill="FFFFFF"/>
            </w:rPr>
          </w:rPrChange>
        </w:rPr>
        <w:t>. International Conference on Digital Applications, Transformation &amp; Economy (ICDATE)</w:t>
      </w:r>
      <w:r w:rsidRPr="000D59E1">
        <w:rPr>
          <w:color w:val="333333"/>
          <w:shd w:val="clear" w:color="auto" w:fill="FFFFFF"/>
          <w:lang w:val="en-US"/>
          <w:rPrChange w:id="57" w:author="Dalton Solano dos Reis" w:date="2024-06-26T09:06:00Z">
            <w:rPr>
              <w:color w:val="333333"/>
              <w:shd w:val="clear" w:color="auto" w:fill="FFFFFF"/>
            </w:rPr>
          </w:rPrChange>
        </w:rPr>
        <w:t xml:space="preserve">, Miri, Sarawak, Malaysia, 2023, pp. 1-5, </w:t>
      </w:r>
      <w:proofErr w:type="spellStart"/>
      <w:r w:rsidRPr="000D59E1">
        <w:rPr>
          <w:color w:val="333333"/>
          <w:shd w:val="clear" w:color="auto" w:fill="FFFFFF"/>
          <w:lang w:val="en-US"/>
          <w:rPrChange w:id="58" w:author="Dalton Solano dos Reis" w:date="2024-06-26T09:06:00Z">
            <w:rPr>
              <w:color w:val="333333"/>
              <w:shd w:val="clear" w:color="auto" w:fill="FFFFFF"/>
            </w:rPr>
          </w:rPrChange>
        </w:rPr>
        <w:t>doi</w:t>
      </w:r>
      <w:proofErr w:type="spellEnd"/>
      <w:r w:rsidRPr="000D59E1">
        <w:rPr>
          <w:color w:val="333333"/>
          <w:shd w:val="clear" w:color="auto" w:fill="FFFFFF"/>
          <w:lang w:val="en-US"/>
          <w:rPrChange w:id="59" w:author="Dalton Solano dos Reis" w:date="2024-06-26T09:06:00Z">
            <w:rPr>
              <w:color w:val="333333"/>
              <w:shd w:val="clear" w:color="auto" w:fill="FFFFFF"/>
            </w:rPr>
          </w:rPrChange>
        </w:rPr>
        <w:t>: 10.1109/ICDATE58146.2023.10248797.</w:t>
      </w:r>
    </w:p>
    <w:p w14:paraId="3CFC6AF4" w14:textId="381F36AE" w:rsidR="00DA4461" w:rsidRPr="000D59E1" w:rsidRDefault="00595EAC" w:rsidP="00EE22D3">
      <w:pPr>
        <w:pStyle w:val="TF-refernciasITEM"/>
        <w:jc w:val="both"/>
        <w:rPr>
          <w:lang w:val="en-US"/>
        </w:rPr>
      </w:pPr>
      <w:r w:rsidRPr="000D59E1">
        <w:rPr>
          <w:lang w:val="en-US"/>
          <w:rPrChange w:id="60" w:author="Dalton Solano dos Reis" w:date="2024-06-26T09:06:00Z">
            <w:rPr/>
          </w:rPrChange>
        </w:rPr>
        <w:t xml:space="preserve">AZUMA, R. </w:t>
      </w:r>
      <w:r w:rsidRPr="000D59E1">
        <w:rPr>
          <w:i/>
          <w:iCs/>
          <w:lang w:val="en-US"/>
          <w:rPrChange w:id="61" w:author="Dalton Solano dos Reis" w:date="2024-06-26T09:06:00Z">
            <w:rPr>
              <w:i/>
              <w:iCs/>
            </w:rPr>
          </w:rPrChange>
        </w:rPr>
        <w:t>et al</w:t>
      </w:r>
      <w:r w:rsidRPr="000D59E1">
        <w:rPr>
          <w:lang w:val="en-US"/>
          <w:rPrChange w:id="62" w:author="Dalton Solano dos Reis" w:date="2024-06-26T09:06:00Z">
            <w:rPr/>
          </w:rPrChange>
        </w:rPr>
        <w:t xml:space="preserve">. </w:t>
      </w:r>
      <w:r w:rsidRPr="000D59E1">
        <w:rPr>
          <w:b/>
          <w:bCs/>
          <w:i/>
          <w:iCs/>
          <w:lang w:val="en-US"/>
          <w:rPrChange w:id="63" w:author="Dalton Solano dos Reis" w:date="2024-06-26T09:06:00Z">
            <w:rPr>
              <w:b/>
              <w:bCs/>
              <w:i/>
              <w:iCs/>
            </w:rPr>
          </w:rPrChange>
        </w:rPr>
        <w:t>Recent Advances in Augmented Reality</w:t>
      </w:r>
      <w:r w:rsidRPr="000D59E1">
        <w:rPr>
          <w:lang w:val="en-US"/>
          <w:rPrChange w:id="64" w:author="Dalton Solano dos Reis" w:date="2024-06-26T09:06:00Z">
            <w:rPr/>
          </w:rPrChange>
        </w:rPr>
        <w:t xml:space="preserve">. </w:t>
      </w:r>
      <w:r w:rsidRPr="000D59E1">
        <w:rPr>
          <w:lang w:val="en-US"/>
        </w:rPr>
        <w:t xml:space="preserve">IEEE </w:t>
      </w:r>
      <w:r w:rsidRPr="000D59E1">
        <w:rPr>
          <w:i/>
          <w:iCs/>
          <w:lang w:val="en-US"/>
        </w:rPr>
        <w:t>Computer Graphics and Applications</w:t>
      </w:r>
      <w:r w:rsidRPr="000D59E1">
        <w:rPr>
          <w:lang w:val="en-US"/>
        </w:rPr>
        <w:t>, v. 21, n. 6, p. 34-47, 2001.</w:t>
      </w:r>
    </w:p>
    <w:p w14:paraId="189364EC" w14:textId="66175BC0" w:rsidR="00DA4461" w:rsidRDefault="00DA4461" w:rsidP="00EE22D3">
      <w:pPr>
        <w:pStyle w:val="TF-refernciasITEM"/>
        <w:jc w:val="both"/>
      </w:pPr>
      <w:r>
        <w:t>COSTA</w:t>
      </w:r>
      <w:r w:rsidR="00A775C0">
        <w:t xml:space="preserve">, </w:t>
      </w:r>
      <w:proofErr w:type="spellStart"/>
      <w:r w:rsidR="00A775C0">
        <w:t>Gilliene</w:t>
      </w:r>
      <w:proofErr w:type="spellEnd"/>
      <w:r w:rsidR="00A775C0">
        <w:t xml:space="preserve">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85CAC7C" w14:textId="53D1886A" w:rsidR="00E1489D" w:rsidRDefault="002C2104" w:rsidP="00E1489D">
      <w:pPr>
        <w:pStyle w:val="TF-refernciasITEM"/>
        <w:jc w:val="both"/>
      </w:pPr>
      <w:r>
        <w:t xml:space="preserve">CURISCOPE. </w:t>
      </w:r>
      <w:proofErr w:type="spellStart"/>
      <w:r w:rsidRPr="00D700C1">
        <w:rPr>
          <w:b/>
          <w:bCs/>
        </w:rPr>
        <w:t>Virtuali-Tee</w:t>
      </w:r>
      <w:proofErr w:type="spellEnd"/>
      <w:r>
        <w:t xml:space="preserve">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3BE6C902" w14:textId="0EB5D869" w:rsidR="00E1489D" w:rsidRDefault="00E1489D" w:rsidP="00E1489D">
      <w:pPr>
        <w:pStyle w:val="TF-refernciasITEM"/>
        <w:jc w:val="both"/>
      </w:pPr>
      <w:r>
        <w:t>FILHO, A</w:t>
      </w:r>
      <w:r w:rsidR="006C2C67">
        <w:t>ntônio</w:t>
      </w:r>
      <w:r>
        <w:t xml:space="preserve"> M.; BORGES, M</w:t>
      </w:r>
      <w:r w:rsidR="006C2C67">
        <w:t xml:space="preserve">arco </w:t>
      </w:r>
      <w:r>
        <w:t>A.S.; FIGUEIREDO, I</w:t>
      </w:r>
      <w:r w:rsidR="006C2C67">
        <w:t xml:space="preserve">sabella </w:t>
      </w:r>
      <w:r>
        <w:t>P.R.; VILLALOBOS, M</w:t>
      </w:r>
      <w:r w:rsidR="006C2C67">
        <w:t xml:space="preserve">aria </w:t>
      </w:r>
      <w:r>
        <w:t>I.O.B.; TAITSON, P</w:t>
      </w:r>
      <w:r w:rsidR="006C2C67">
        <w:t xml:space="preserve">aulo </w:t>
      </w:r>
      <w:r>
        <w:t xml:space="preserve">F. </w:t>
      </w:r>
      <w:r w:rsidRPr="00E1489D">
        <w:rPr>
          <w:b/>
          <w:bCs/>
        </w:rPr>
        <w:t xml:space="preserve">Refletindo o ensino da Anatomia Humana. </w:t>
      </w:r>
      <w:r>
        <w:t>Enfermagem Revista. v.19 n.2. 2016. Minas Gerais/MG. Disponível em: https://periodicos.pucminas.br/index.php/enfermagemrevista/article/view/13146?source=/index.php/enfermagemrevista/article/view/13146 Acesso em: 18 de junho de 2024.</w:t>
      </w:r>
    </w:p>
    <w:p w14:paraId="394AAC72" w14:textId="00C66590" w:rsidR="009C771C" w:rsidRPr="000D59E1" w:rsidRDefault="009C771C" w:rsidP="00EE22D3">
      <w:pPr>
        <w:pStyle w:val="TF-refernciasITEM"/>
        <w:jc w:val="both"/>
        <w:rPr>
          <w:color w:val="333333"/>
          <w:shd w:val="clear" w:color="auto" w:fill="FFFFFF"/>
          <w:lang w:val="en-US"/>
          <w:rPrChange w:id="65" w:author="Dalton Solano dos Reis" w:date="2024-06-26T09:06:00Z">
            <w:rPr>
              <w:color w:val="333333"/>
              <w:shd w:val="clear" w:color="auto" w:fill="FFFFFF"/>
            </w:rPr>
          </w:rPrChange>
        </w:rPr>
      </w:pPr>
      <w:r w:rsidRPr="000D59E1">
        <w:rPr>
          <w:color w:val="333333"/>
          <w:shd w:val="clear" w:color="auto" w:fill="FFFFFF"/>
          <w:lang w:val="en-US"/>
        </w:rPr>
        <w:t xml:space="preserve">HOSSAIN, Mohammad Fahim; BARMAN, Sudipta; BISWAS, </w:t>
      </w:r>
      <w:proofErr w:type="spellStart"/>
      <w:r w:rsidRPr="000D59E1">
        <w:rPr>
          <w:color w:val="333333"/>
          <w:shd w:val="clear" w:color="auto" w:fill="FFFFFF"/>
          <w:lang w:val="en-US"/>
        </w:rPr>
        <w:t>Niloy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; HAQUE, </w:t>
      </w:r>
      <w:proofErr w:type="spellStart"/>
      <w:r w:rsidRPr="000D59E1">
        <w:rPr>
          <w:color w:val="333333"/>
          <w:shd w:val="clear" w:color="auto" w:fill="FFFFFF"/>
          <w:lang w:val="en-US"/>
        </w:rPr>
        <w:t>Bahalul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. </w:t>
      </w:r>
      <w:r w:rsidR="009B2AE6" w:rsidRPr="000D59E1">
        <w:rPr>
          <w:b/>
          <w:bCs/>
          <w:i/>
          <w:iCs/>
          <w:color w:val="333333"/>
          <w:shd w:val="clear" w:color="auto" w:fill="FFFFFF"/>
          <w:lang w:val="en-US"/>
          <w:rPrChange w:id="66" w:author="Dalton Solano dos Reis" w:date="2024-06-26T09:06:00Z">
            <w:rPr>
              <w:b/>
              <w:bCs/>
              <w:i/>
              <w:iCs/>
              <w:color w:val="333333"/>
              <w:shd w:val="clear" w:color="auto" w:fill="FFFFFF"/>
            </w:rPr>
          </w:rPrChange>
        </w:rPr>
        <w:t>Augmented Reality in Medical Education: AR Bones</w:t>
      </w:r>
      <w:r w:rsidRPr="000D59E1">
        <w:rPr>
          <w:i/>
          <w:iCs/>
          <w:color w:val="333333"/>
          <w:shd w:val="clear" w:color="auto" w:fill="FFFFFF"/>
          <w:lang w:val="en-US"/>
          <w:rPrChange w:id="67" w:author="Dalton Solano dos Reis" w:date="2024-06-26T09:06:00Z">
            <w:rPr>
              <w:i/>
              <w:iCs/>
              <w:color w:val="333333"/>
              <w:shd w:val="clear" w:color="auto" w:fill="FFFFFF"/>
            </w:rPr>
          </w:rPrChange>
        </w:rPr>
        <w:t>.</w:t>
      </w:r>
      <w:r w:rsidR="009B2AE6" w:rsidRPr="000D59E1">
        <w:rPr>
          <w:color w:val="333333"/>
          <w:shd w:val="clear" w:color="auto" w:fill="FFFFFF"/>
          <w:lang w:val="en-US"/>
          <w:rPrChange w:id="68" w:author="Dalton Solano dos Reis" w:date="2024-06-26T09:06:00Z">
            <w:rPr>
              <w:color w:val="333333"/>
              <w:shd w:val="clear" w:color="auto" w:fill="FFFFFF"/>
            </w:rPr>
          </w:rPrChange>
        </w:rPr>
        <w:t> </w:t>
      </w:r>
      <w:r w:rsidR="009B2AE6" w:rsidRPr="000D59E1">
        <w:rPr>
          <w:rStyle w:val="nfase"/>
          <w:i w:val="0"/>
          <w:iCs w:val="0"/>
          <w:color w:val="333333"/>
          <w:shd w:val="clear" w:color="auto" w:fill="FFFFFF"/>
          <w:lang w:val="en-US"/>
          <w:rPrChange w:id="69" w:author="Dalton Solano dos Reis" w:date="2024-06-26T09:06:00Z">
            <w:rPr>
              <w:rStyle w:val="nfase"/>
              <w:i w:val="0"/>
              <w:iCs w:val="0"/>
              <w:color w:val="333333"/>
              <w:shd w:val="clear" w:color="auto" w:fill="FFFFFF"/>
            </w:rPr>
          </w:rPrChange>
        </w:rPr>
        <w:t>2021</w:t>
      </w:r>
      <w:r w:rsidRPr="000D59E1">
        <w:rPr>
          <w:rStyle w:val="nfase"/>
          <w:color w:val="333333"/>
          <w:shd w:val="clear" w:color="auto" w:fill="FFFFFF"/>
          <w:lang w:val="en-US"/>
          <w:rPrChange w:id="70" w:author="Dalton Solano dos Reis" w:date="2024-06-26T09:06:00Z">
            <w:rPr>
              <w:rStyle w:val="nfase"/>
              <w:color w:val="333333"/>
              <w:shd w:val="clear" w:color="auto" w:fill="FFFFFF"/>
            </w:rPr>
          </w:rPrChange>
        </w:rPr>
        <w:t>.</w:t>
      </w:r>
      <w:r w:rsidR="009B2AE6" w:rsidRPr="000D59E1">
        <w:rPr>
          <w:rStyle w:val="nfase"/>
          <w:color w:val="333333"/>
          <w:shd w:val="clear" w:color="auto" w:fill="FFFFFF"/>
          <w:lang w:val="en-US"/>
          <w:rPrChange w:id="71" w:author="Dalton Solano dos Reis" w:date="2024-06-26T09:06:00Z">
            <w:rPr>
              <w:rStyle w:val="nfase"/>
              <w:color w:val="333333"/>
              <w:shd w:val="clear" w:color="auto" w:fill="FFFFFF"/>
            </w:rPr>
          </w:rPrChange>
        </w:rPr>
        <w:t xml:space="preserve"> International Conference on Computing, Communication, and Intelligent Systems (ICCCIS)</w:t>
      </w:r>
      <w:r w:rsidR="009B2AE6" w:rsidRPr="000D59E1">
        <w:rPr>
          <w:color w:val="333333"/>
          <w:shd w:val="clear" w:color="auto" w:fill="FFFFFF"/>
          <w:lang w:val="en-US"/>
          <w:rPrChange w:id="72" w:author="Dalton Solano dos Reis" w:date="2024-06-26T09:06:00Z">
            <w:rPr>
              <w:color w:val="333333"/>
              <w:shd w:val="clear" w:color="auto" w:fill="FFFFFF"/>
            </w:rPr>
          </w:rPrChange>
        </w:rPr>
        <w:t xml:space="preserve">, Greater Noida, India, 2021, pp. 348-353, </w:t>
      </w:r>
      <w:proofErr w:type="spellStart"/>
      <w:r w:rsidR="009B2AE6" w:rsidRPr="000D59E1">
        <w:rPr>
          <w:color w:val="333333"/>
          <w:shd w:val="clear" w:color="auto" w:fill="FFFFFF"/>
          <w:lang w:val="en-US"/>
          <w:rPrChange w:id="73" w:author="Dalton Solano dos Reis" w:date="2024-06-26T09:06:00Z">
            <w:rPr>
              <w:color w:val="333333"/>
              <w:shd w:val="clear" w:color="auto" w:fill="FFFFFF"/>
            </w:rPr>
          </w:rPrChange>
        </w:rPr>
        <w:t>doi</w:t>
      </w:r>
      <w:proofErr w:type="spellEnd"/>
      <w:r w:rsidR="009B2AE6" w:rsidRPr="000D59E1">
        <w:rPr>
          <w:color w:val="333333"/>
          <w:shd w:val="clear" w:color="auto" w:fill="FFFFFF"/>
          <w:lang w:val="en-US"/>
          <w:rPrChange w:id="74" w:author="Dalton Solano dos Reis" w:date="2024-06-26T09:06:00Z">
            <w:rPr>
              <w:color w:val="333333"/>
              <w:shd w:val="clear" w:color="auto" w:fill="FFFFFF"/>
            </w:rPr>
          </w:rPrChange>
        </w:rPr>
        <w:t>: 10.1109/ICCCIS51004.2021.9397108.</w:t>
      </w:r>
    </w:p>
    <w:p w14:paraId="7B66B16B" w14:textId="5A946BF8" w:rsidR="004B083D" w:rsidRDefault="002C2104" w:rsidP="00EE22D3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</w:t>
      </w:r>
      <w:r w:rsidR="00CA51AB">
        <w:rPr>
          <w:rStyle w:val="Forte"/>
          <w:b w:val="0"/>
          <w:bCs w:val="0"/>
          <w:color w:val="403D39"/>
          <w:shd w:val="clear" w:color="auto" w:fill="FFFFFF"/>
        </w:rPr>
        <w:t>D</w:t>
      </w:r>
      <w:r>
        <w:t xml:space="preserve">.; VIDOTTO, </w:t>
      </w:r>
      <w:proofErr w:type="spellStart"/>
      <w:r>
        <w:t>Kajiana</w:t>
      </w:r>
      <w:proofErr w:type="spellEnd"/>
      <w:r>
        <w:t xml:space="preserve"> N. S.; POZZEBON, Eliane; FERENHOF, </w:t>
      </w:r>
      <w:proofErr w:type="spellStart"/>
      <w:r>
        <w:t>Helio</w:t>
      </w:r>
      <w:proofErr w:type="spellEnd"/>
      <w:r>
        <w:t xml:space="preserve">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 w:rsidR="00EE22D3">
        <w:t>.</w:t>
      </w:r>
    </w:p>
    <w:p w14:paraId="062A93EA" w14:textId="79415630" w:rsidR="00A10E01" w:rsidRDefault="00A10E01" w:rsidP="00EE22D3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  <w:r w:rsidR="00EE22D3">
        <w:t>.</w:t>
      </w:r>
    </w:p>
    <w:p w14:paraId="041D744D" w14:textId="70ADB804" w:rsidR="00A82081" w:rsidRDefault="00A82081" w:rsidP="00EE22D3">
      <w:pPr>
        <w:pStyle w:val="TF-refernciasITEM"/>
        <w:jc w:val="both"/>
      </w:pPr>
      <w:r w:rsidRPr="00A82081">
        <w:t>PINHEIRO, M</w:t>
      </w:r>
      <w:r w:rsidR="006C2C67">
        <w:t>anuela</w:t>
      </w:r>
      <w:r w:rsidRPr="00A82081">
        <w:t xml:space="preserve"> L. A.; CRUZ, D</w:t>
      </w:r>
      <w:r w:rsidR="006C2C67">
        <w:t>aniela</w:t>
      </w:r>
      <w:r w:rsidRPr="00A82081">
        <w:t xml:space="preserve"> M.; LIMA, G</w:t>
      </w:r>
      <w:r w:rsidR="006C2C67">
        <w:t>abriela</w:t>
      </w:r>
      <w:r w:rsidRPr="00A82081">
        <w:t xml:space="preserve"> S.; ROCHA, M</w:t>
      </w:r>
      <w:r w:rsidR="006C2C67">
        <w:t>elina</w:t>
      </w:r>
      <w:r w:rsidRPr="00A82081">
        <w:t xml:space="preserve"> R.; SANTOS, G</w:t>
      </w:r>
      <w:r w:rsidR="006C2C67">
        <w:t>abriel</w:t>
      </w:r>
      <w:r w:rsidRPr="00A82081">
        <w:t xml:space="preserve"> M.; REIS, </w:t>
      </w:r>
      <w:proofErr w:type="spellStart"/>
      <w:r w:rsidRPr="00A82081">
        <w:t>C</w:t>
      </w:r>
      <w:r w:rsidR="006C2C67">
        <w:t>laudiojanes</w:t>
      </w:r>
      <w:proofErr w:type="spellEnd"/>
      <w:r w:rsidRPr="00A82081">
        <w:t xml:space="preserve">. </w:t>
      </w:r>
      <w:r w:rsidRPr="00A82081">
        <w:rPr>
          <w:b/>
          <w:bCs/>
        </w:rPr>
        <w:t>A evolução dos métodos de ensino da anatomia humana - uma revisão sistemática integrativa da literatura</w:t>
      </w:r>
      <w:r w:rsidRPr="00A82081">
        <w:t xml:space="preserve">. </w:t>
      </w:r>
      <w:proofErr w:type="spellStart"/>
      <w:r w:rsidRPr="00A82081">
        <w:t>Bionorte</w:t>
      </w:r>
      <w:proofErr w:type="spellEnd"/>
      <w:r w:rsidRPr="00A82081">
        <w:t>. v.10, n.2, p.168-181. 2021. Montes Claros/MG. Disponível em:</w:t>
      </w:r>
      <w:r w:rsidR="006C2C67">
        <w:t xml:space="preserve"> </w:t>
      </w:r>
      <w:r w:rsidRPr="00A82081">
        <w:t>http://revistas.funorte.edu.br/revistas/index.php/bionorte/article/view/111/69 Acesso em: 18 de junho de 2024.</w:t>
      </w:r>
      <w:r>
        <w:t xml:space="preserve">  </w:t>
      </w:r>
    </w:p>
    <w:p w14:paraId="570D86B7" w14:textId="3706CFF9" w:rsidR="00EE22D3" w:rsidRDefault="00EE22D3" w:rsidP="00EE22D3">
      <w:pPr>
        <w:pStyle w:val="TF-refernciasITEM"/>
        <w:jc w:val="both"/>
      </w:pPr>
      <w:r w:rsidRPr="00EE22D3">
        <w:t>ROBERTO, R</w:t>
      </w:r>
      <w:r w:rsidR="006C2C67">
        <w:t>afael</w:t>
      </w:r>
      <w:r w:rsidRPr="00EE22D3">
        <w:t>; TEIXEIRA, J</w:t>
      </w:r>
      <w:r w:rsidR="006C2C67">
        <w:t>oão</w:t>
      </w:r>
      <w:r w:rsidRPr="00EE22D3">
        <w:t xml:space="preserve"> M.; LIMA, J</w:t>
      </w:r>
      <w:r w:rsidR="006C2C67">
        <w:t>oão</w:t>
      </w:r>
      <w:r w:rsidRPr="00EE22D3">
        <w:t xml:space="preserve"> P.; SILVA,</w:t>
      </w:r>
      <w:r w:rsidR="006C2C67">
        <w:t xml:space="preserve"> </w:t>
      </w:r>
      <w:r w:rsidRPr="00EE22D3">
        <w:t>M</w:t>
      </w:r>
      <w:r w:rsidR="006C2C67">
        <w:t xml:space="preserve">anoela </w:t>
      </w:r>
      <w:r w:rsidRPr="00EE22D3">
        <w:t>O. S.; ALBUQUERQU</w:t>
      </w:r>
      <w:r w:rsidR="006C2C67">
        <w:t>E, Eduardo</w:t>
      </w:r>
      <w:r w:rsidRPr="00EE22D3">
        <w:t>.; ALVES, D</w:t>
      </w:r>
      <w:r w:rsidR="006C2C67">
        <w:t>aniel</w:t>
      </w:r>
      <w:r w:rsidRPr="00EE22D3">
        <w:t>; TEICHRIED, V</w:t>
      </w:r>
      <w:r w:rsidR="008E57B4">
        <w:t>erônica</w:t>
      </w:r>
      <w:r w:rsidRPr="00EE22D3">
        <w:t xml:space="preserve">; KELNER, </w:t>
      </w:r>
      <w:r w:rsidR="008E57B4">
        <w:t>Judith.</w:t>
      </w:r>
      <w:r w:rsidRPr="00EE22D3">
        <w:t xml:space="preserve"> </w:t>
      </w:r>
      <w:r w:rsidRPr="00EE22D3">
        <w:rPr>
          <w:b/>
          <w:bCs/>
        </w:rPr>
        <w:t>Tendências e Técnicas em Realidade Virtual e Aumentada.</w:t>
      </w:r>
      <w:r w:rsidRPr="00EE22D3">
        <w:t xml:space="preserve"> Sociedade Brasileira de Computação. 2011. Porto Alegre</w:t>
      </w:r>
      <w:r>
        <w:t>/</w:t>
      </w:r>
      <w:r w:rsidRPr="00EE22D3">
        <w:t>RS. Disponível em:</w:t>
      </w:r>
      <w:r>
        <w:t xml:space="preserve"> </w:t>
      </w:r>
      <w:r w:rsidRPr="00EE22D3">
        <w:t>https://d1wqtxts1xzle7.cloudfront.net/59612760/livro201120190608-64682-1miqoeu-libre.pdf?1560021945=&amp;response-content-disposition=inline%3B+filename%3DTendencias_e_Tecnicas_em_Realidade_Virtu.pdf&amp;Expires=1718736637&amp;Signature=W9jagPZzCEbBzp~M01LDBTZ9NkZIfhqfZl8IIbz0QaA13y7egxA7T-hY~sHy4eS-n-L~EMado~oLd~~-GlVm9vFblTzS4sMp9KKr-zfNklZb1KEGNVpwVw39~zDkstNZyxHSLy7ZlKhMb-Z0zzACdkeGu-CeMQ2Gnfhl-RQxBk3Cz0ucmEVy~58tOs3wIiwTig5R~h1QAJqpMOJFgd~hcZKN-gGkf5mZBFyGe~oevlv83ryQza7TLCeZSUh-rS57H6aMKxdBmXIsTnbjMaiWKvsmYQFMsV2DsA4Tw7sCaY1y7aLyJZn7ReY4M11X4JTxzYXGg6oXqpEVeNltAIE5hg__&amp;Key-Pair-Id=APKAJLOHF5GGSLRBV4ZA#page=91 Acesso em: 18</w:t>
      </w:r>
      <w:r>
        <w:t xml:space="preserve"> de junho de 2024.</w:t>
      </w:r>
    </w:p>
    <w:p w14:paraId="4E3E0788" w14:textId="1B5C698C" w:rsidR="00DE75E3" w:rsidRDefault="00DE75E3" w:rsidP="00EE22D3">
      <w:pPr>
        <w:pStyle w:val="TF-refernciasITEM"/>
        <w:jc w:val="both"/>
      </w:pPr>
      <w:r>
        <w:t xml:space="preserve">ROSTER EQUIPAMENTOS LABORATORIAIS LTDA. </w:t>
      </w:r>
      <w:r w:rsidRPr="00DE75E3">
        <w:rPr>
          <w:b/>
          <w:bCs/>
        </w:rPr>
        <w:t>Torso Humano Bissexual 85cm e 24 partes Coleman</w:t>
      </w:r>
      <w:r>
        <w:t xml:space="preserve">. </w:t>
      </w:r>
      <w:r w:rsidR="00CA51AB">
        <w:t xml:space="preserve">2024. </w:t>
      </w:r>
      <w:r>
        <w:t xml:space="preserve">Disponível em: </w:t>
      </w:r>
      <w:r w:rsidRPr="00DE75E3">
        <w:t>https://www.lojaroster.com.br/equipamentos-para-laboratorio/anatomia/boneco-anatomico-3d/torso-humano-bissexual-85cm-e-24-partes-col-1204-coleman</w:t>
      </w:r>
      <w:r>
        <w:t xml:space="preserve"> Acesso em: 22 de abril de 2024.</w:t>
      </w:r>
    </w:p>
    <w:p w14:paraId="6223C576" w14:textId="4C67610A" w:rsidR="006405C1" w:rsidRDefault="006405C1" w:rsidP="00EE22D3">
      <w:pPr>
        <w:pStyle w:val="TF-refernciasITEM"/>
        <w:jc w:val="both"/>
      </w:pPr>
      <w:r w:rsidRPr="006405C1">
        <w:t>SIMÕES, F</w:t>
      </w:r>
      <w:r w:rsidR="008E57B4">
        <w:t>rancisco</w:t>
      </w:r>
      <w:r w:rsidRPr="006405C1">
        <w:t>; LIMA, J</w:t>
      </w:r>
      <w:r w:rsidR="008E57B4">
        <w:t>oão</w:t>
      </w:r>
      <w:r w:rsidR="00A82081">
        <w:t xml:space="preserve"> </w:t>
      </w:r>
      <w:r w:rsidRPr="006405C1">
        <w:t>P.; TEICHRIEB,</w:t>
      </w:r>
      <w:r w:rsidR="00A82081">
        <w:t xml:space="preserve"> </w:t>
      </w:r>
      <w:r w:rsidRPr="006405C1">
        <w:t>V</w:t>
      </w:r>
      <w:r w:rsidR="008E57B4">
        <w:t>erônica</w:t>
      </w:r>
      <w:r w:rsidRPr="006405C1">
        <w:t>;</w:t>
      </w:r>
      <w:r w:rsidR="008E57B4">
        <w:t xml:space="preserve"> </w:t>
      </w:r>
      <w:r w:rsidRPr="006405C1">
        <w:t>KELNER,</w:t>
      </w:r>
      <w:r w:rsidR="00A82081">
        <w:t xml:space="preserve"> </w:t>
      </w:r>
      <w:r w:rsidRPr="006405C1">
        <w:t>J</w:t>
      </w:r>
      <w:r w:rsidR="008E57B4">
        <w:t>udith</w:t>
      </w:r>
      <w:r w:rsidRPr="006405C1">
        <w:t>;</w:t>
      </w:r>
      <w:r w:rsidR="008E57B4">
        <w:t xml:space="preserve"> </w:t>
      </w:r>
      <w:r w:rsidRPr="006405C1">
        <w:t>SANTOS,</w:t>
      </w:r>
      <w:r w:rsidR="00A82081">
        <w:t xml:space="preserve"> </w:t>
      </w:r>
      <w:r w:rsidR="008E57B4">
        <w:t>Ismael</w:t>
      </w:r>
      <w:r w:rsidRPr="006405C1">
        <w:t xml:space="preserve">. </w:t>
      </w:r>
      <w:r w:rsidRPr="006405C1">
        <w:rPr>
          <w:b/>
          <w:bCs/>
        </w:rPr>
        <w:t>Realidade Aumentada sem Marcadores Baseada na Amostragem de Pontos em Arestas</w:t>
      </w:r>
      <w:r w:rsidRPr="006405C1">
        <w:t>. Rio de Janeiro/RJ. 2008. Disponível em: https://www.gprt.ufpe.br/grvm/wp-content/uploads/Publication/FullPapers/2008/_WRVA2008_Simoesetal.pdf Acesso em: 18 de junho de 2024.</w:t>
      </w:r>
    </w:p>
    <w:p w14:paraId="3BD5266C" w14:textId="2B5A7B18" w:rsidR="009B2AE6" w:rsidRDefault="009B2AE6" w:rsidP="00EE22D3">
      <w:pPr>
        <w:pStyle w:val="TF-refernciasITEM"/>
        <w:jc w:val="both"/>
      </w:pPr>
      <w:r>
        <w:t>TORI, Romero;</w:t>
      </w:r>
      <w:r w:rsidR="00CA51AB">
        <w:t xml:space="preserve"> </w:t>
      </w:r>
      <w:r>
        <w:t>H</w:t>
      </w:r>
      <w:r w:rsidR="00CA51AB">
        <w:t>OUNSELL</w:t>
      </w:r>
      <w:r>
        <w:t xml:space="preserve">, Marcelo da Silva. </w:t>
      </w:r>
      <w:r w:rsidRPr="009B2AE6">
        <w:rPr>
          <w:b/>
          <w:bCs/>
        </w:rPr>
        <w:t>Introdução a Realidade Virtual e Aumentada</w:t>
      </w:r>
      <w:r>
        <w:t xml:space="preserve">. 3. ed. Porto Alegre: Editora SBC, 2020. 469p. </w:t>
      </w:r>
    </w:p>
    <w:p w14:paraId="4BBCAFAA" w14:textId="016903A7" w:rsidR="00C6405B" w:rsidDel="00C97518" w:rsidRDefault="00C6405B" w:rsidP="00EE22D3">
      <w:pPr>
        <w:pStyle w:val="TF-refernciasITEM"/>
        <w:jc w:val="both"/>
        <w:rPr>
          <w:del w:id="75" w:author="Dalton Solano dos Reis" w:date="2024-06-26T10:54:00Z"/>
        </w:rPr>
      </w:pPr>
      <w:r w:rsidRPr="00C6405B">
        <w:t xml:space="preserve">XAVIER, Mariana </w:t>
      </w:r>
      <w:proofErr w:type="spellStart"/>
      <w:proofErr w:type="gramStart"/>
      <w:r w:rsidRPr="00C6405B">
        <w:t>F.;</w:t>
      </w:r>
      <w:r w:rsidRPr="00DB0089">
        <w:rPr>
          <w:i/>
          <w:iCs/>
        </w:rPr>
        <w:t>et.al</w:t>
      </w:r>
      <w:proofErr w:type="spellEnd"/>
      <w:proofErr w:type="gramEnd"/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  <w:r w:rsidR="00EE22D3">
        <w:t>.</w:t>
      </w:r>
    </w:p>
    <w:p w14:paraId="56F90A1B" w14:textId="77777777" w:rsidR="002C2104" w:rsidRPr="00DA4461" w:rsidRDefault="002C2104" w:rsidP="00C97518">
      <w:pPr>
        <w:pStyle w:val="TF-refernciasITEM"/>
        <w:jc w:val="both"/>
        <w:pPrChange w:id="76" w:author="Dalton Solano dos Reis" w:date="2024-06-26T10:54:00Z">
          <w:pPr>
            <w:pStyle w:val="TF-refernciasITEM"/>
          </w:pPr>
        </w:pPrChange>
      </w:pPr>
    </w:p>
    <w:sectPr w:rsidR="002C2104" w:rsidRPr="00DA4461" w:rsidSect="00FE4D06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9BD80" w14:textId="77777777" w:rsidR="00F20340" w:rsidRDefault="00F20340">
      <w:r>
        <w:separator/>
      </w:r>
    </w:p>
  </w:endnote>
  <w:endnote w:type="continuationSeparator" w:id="0">
    <w:p w14:paraId="6826106C" w14:textId="77777777" w:rsidR="00F20340" w:rsidRDefault="00F203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1EDFF" w14:textId="77777777" w:rsidR="00F20340" w:rsidRDefault="00F20340">
      <w:r>
        <w:separator/>
      </w:r>
    </w:p>
  </w:footnote>
  <w:footnote w:type="continuationSeparator" w:id="0">
    <w:p w14:paraId="0ABE521E" w14:textId="77777777" w:rsidR="00F20340" w:rsidRDefault="00F203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trackRevisions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0AA"/>
    <w:rsid w:val="000C1926"/>
    <w:rsid w:val="000C1A18"/>
    <w:rsid w:val="000C3BB6"/>
    <w:rsid w:val="000C648D"/>
    <w:rsid w:val="000D1294"/>
    <w:rsid w:val="000D59E1"/>
    <w:rsid w:val="000D77C2"/>
    <w:rsid w:val="000E039E"/>
    <w:rsid w:val="000E27F9"/>
    <w:rsid w:val="000E2B1E"/>
    <w:rsid w:val="000E311F"/>
    <w:rsid w:val="000E3A68"/>
    <w:rsid w:val="000E6CE0"/>
    <w:rsid w:val="000F52DD"/>
    <w:rsid w:val="000F77E3"/>
    <w:rsid w:val="00104414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1824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68FD"/>
    <w:rsid w:val="0024110F"/>
    <w:rsid w:val="002423AB"/>
    <w:rsid w:val="002440B0"/>
    <w:rsid w:val="0025685C"/>
    <w:rsid w:val="0025746E"/>
    <w:rsid w:val="00276CD7"/>
    <w:rsid w:val="00276E8F"/>
    <w:rsid w:val="0027792D"/>
    <w:rsid w:val="00282723"/>
    <w:rsid w:val="00282788"/>
    <w:rsid w:val="0028617A"/>
    <w:rsid w:val="00290009"/>
    <w:rsid w:val="002932D1"/>
    <w:rsid w:val="0029608A"/>
    <w:rsid w:val="002A1426"/>
    <w:rsid w:val="002A6617"/>
    <w:rsid w:val="002A7E1B"/>
    <w:rsid w:val="002B0EDC"/>
    <w:rsid w:val="002B4718"/>
    <w:rsid w:val="002C15E3"/>
    <w:rsid w:val="002C2104"/>
    <w:rsid w:val="002C4AFE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3F6FB9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1E5D"/>
    <w:rsid w:val="0047690F"/>
    <w:rsid w:val="00476C78"/>
    <w:rsid w:val="00482174"/>
    <w:rsid w:val="0048576D"/>
    <w:rsid w:val="00487A12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D5D9A"/>
    <w:rsid w:val="005D7CB2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05C1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139E"/>
    <w:rsid w:val="006B5A98"/>
    <w:rsid w:val="006B5AEA"/>
    <w:rsid w:val="006B6383"/>
    <w:rsid w:val="006B640D"/>
    <w:rsid w:val="006C2C67"/>
    <w:rsid w:val="006C61FA"/>
    <w:rsid w:val="006D0896"/>
    <w:rsid w:val="006D2982"/>
    <w:rsid w:val="006E1538"/>
    <w:rsid w:val="006E25D2"/>
    <w:rsid w:val="006E43CE"/>
    <w:rsid w:val="0070391A"/>
    <w:rsid w:val="00706486"/>
    <w:rsid w:val="00706847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C1EEA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65BC8"/>
    <w:rsid w:val="00870802"/>
    <w:rsid w:val="00871A41"/>
    <w:rsid w:val="00886D76"/>
    <w:rsid w:val="00897019"/>
    <w:rsid w:val="008A3072"/>
    <w:rsid w:val="008A70CD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E57B4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579F1"/>
    <w:rsid w:val="009603E6"/>
    <w:rsid w:val="00962D06"/>
    <w:rsid w:val="0096683A"/>
    <w:rsid w:val="00967611"/>
    <w:rsid w:val="00984240"/>
    <w:rsid w:val="00987F2B"/>
    <w:rsid w:val="00995B07"/>
    <w:rsid w:val="009A2619"/>
    <w:rsid w:val="009A5850"/>
    <w:rsid w:val="009B10D6"/>
    <w:rsid w:val="009B2AE6"/>
    <w:rsid w:val="009C771C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25F49"/>
    <w:rsid w:val="00A307C7"/>
    <w:rsid w:val="00A44581"/>
    <w:rsid w:val="00A45093"/>
    <w:rsid w:val="00A50EAF"/>
    <w:rsid w:val="00A602F9"/>
    <w:rsid w:val="00A650EE"/>
    <w:rsid w:val="00A662C8"/>
    <w:rsid w:val="00A71157"/>
    <w:rsid w:val="00A72287"/>
    <w:rsid w:val="00A72E1D"/>
    <w:rsid w:val="00A775C0"/>
    <w:rsid w:val="00A82081"/>
    <w:rsid w:val="00A966E6"/>
    <w:rsid w:val="00AB2BE3"/>
    <w:rsid w:val="00AB6205"/>
    <w:rsid w:val="00AB7834"/>
    <w:rsid w:val="00AC4D5F"/>
    <w:rsid w:val="00AD1D2C"/>
    <w:rsid w:val="00AD5BC2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638AB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456F"/>
    <w:rsid w:val="00C756C5"/>
    <w:rsid w:val="00C82195"/>
    <w:rsid w:val="00C82CAE"/>
    <w:rsid w:val="00C8442E"/>
    <w:rsid w:val="00C930A8"/>
    <w:rsid w:val="00C97518"/>
    <w:rsid w:val="00CA108B"/>
    <w:rsid w:val="00CA51A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20DB"/>
    <w:rsid w:val="00D447EF"/>
    <w:rsid w:val="00D50215"/>
    <w:rsid w:val="00D505E2"/>
    <w:rsid w:val="00D5278E"/>
    <w:rsid w:val="00D6498F"/>
    <w:rsid w:val="00D700C1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C4C45"/>
    <w:rsid w:val="00DE23BF"/>
    <w:rsid w:val="00DE377D"/>
    <w:rsid w:val="00DE3981"/>
    <w:rsid w:val="00DE40DD"/>
    <w:rsid w:val="00DE75E3"/>
    <w:rsid w:val="00DE7755"/>
    <w:rsid w:val="00DF059A"/>
    <w:rsid w:val="00DF3D56"/>
    <w:rsid w:val="00DF64E9"/>
    <w:rsid w:val="00DF6D19"/>
    <w:rsid w:val="00DF6ED2"/>
    <w:rsid w:val="00DF70F5"/>
    <w:rsid w:val="00E1489D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3F9B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E0763"/>
    <w:rsid w:val="00EE22D3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340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52D2"/>
    <w:rsid w:val="00F77926"/>
    <w:rsid w:val="00F83A19"/>
    <w:rsid w:val="00F879A1"/>
    <w:rsid w:val="00F92FC4"/>
    <w:rsid w:val="00F933EA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E4D06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docId w15:val="{13AEED46-7230-4539-BCC8-B7599985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1824"/>
    <w:pPr>
      <w:keepNext w:val="0"/>
      <w:keepLines w:val="0"/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B2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6072</TotalTime>
  <Pages>7</Pages>
  <Words>3437</Words>
  <Characters>18565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11</cp:revision>
  <cp:lastPrinted>2024-04-23T21:25:00Z</cp:lastPrinted>
  <dcterms:created xsi:type="dcterms:W3CDTF">2024-06-14T14:39:00Z</dcterms:created>
  <dcterms:modified xsi:type="dcterms:W3CDTF">2024-06-26T13:54:00Z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Has_Teacher_Only_SectionGroup">
    <vt:lpwstr/>
  </property>
  <property fmtid="{D5CDD505-2E9C-101B-9397-08002B2CF9AE}" pid="4" name="NotebookType">
    <vt:lpwstr/>
  </property>
  <property fmtid="{D5CDD505-2E9C-101B-9397-08002B2CF9AE}" pid="5" name="DefaultSectionNames">
    <vt:lpwstr/>
  </property>
  <property fmtid="{D5CDD505-2E9C-101B-9397-08002B2CF9AE}" pid="6" name="Self_Registration_Enabled">
    <vt:lpwstr/>
  </property>
  <property fmtid="{D5CDD505-2E9C-101B-9397-08002B2CF9AE}" pid="7" name="FolderType">
    <vt:lpwstr/>
  </property>
  <property fmtid="{D5CDD505-2E9C-101B-9397-08002B2CF9AE}" pid="8" name="AppVersion">
    <vt:lpwstr/>
  </property>
  <property fmtid="{D5CDD505-2E9C-101B-9397-08002B2CF9AE}" pid="9" name="TeamsChannelId">
    <vt:lpwstr/>
  </property>
  <property fmtid="{D5CDD505-2E9C-101B-9397-08002B2CF9AE}" pid="10" name="IsNotebookLocked">
    <vt:lpwstr/>
  </property>
  <property fmtid="{D5CDD505-2E9C-101B-9397-08002B2CF9AE}" pid="11" name="Students">
    <vt:lpwstr/>
  </property>
  <property fmtid="{D5CDD505-2E9C-101B-9397-08002B2CF9AE}" pid="12" name="Templates">
    <vt:lpwstr/>
  </property>
  <property fmtid="{D5CDD505-2E9C-101B-9397-08002B2CF9AE}" pid="13" name="CultureName">
    <vt:lpwstr/>
  </property>
  <property fmtid="{D5CDD505-2E9C-101B-9397-08002B2CF9AE}" pid="14" name="Invited_Students">
    <vt:lpwstr/>
  </property>
  <property fmtid="{D5CDD505-2E9C-101B-9397-08002B2CF9AE}" pid="15" name="Owner">
    <vt:lpwstr/>
  </property>
  <property fmtid="{D5CDD505-2E9C-101B-9397-08002B2CF9AE}" pid="16" name="Teachers">
    <vt:lpwstr/>
  </property>
  <property fmtid="{D5CDD505-2E9C-101B-9397-08002B2CF9AE}" pid="17" name="Student_Groups">
    <vt:lpwstr/>
  </property>
  <property fmtid="{D5CDD505-2E9C-101B-9397-08002B2CF9AE}" pid="18" name="Invited_Teachers">
    <vt:lpwstr/>
  </property>
  <property fmtid="{D5CDD505-2E9C-101B-9397-08002B2CF9AE}" pid="19" name="Is_Collaboration_Space_Locked">
    <vt:lpwstr/>
  </property>
</Properties>
</file>